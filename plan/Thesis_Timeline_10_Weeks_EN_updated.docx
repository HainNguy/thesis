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A74DB" w14:textId="77777777" w:rsidR="003C0E58" w:rsidRDefault="00000000">
      <w:pPr>
        <w:spacing w:after="40"/>
      </w:pPr>
      <w:r>
        <w:rPr>
          <w:b/>
          <w:bCs/>
          <w:color w:val="1F3864"/>
          <w:sz w:val="44"/>
          <w:szCs w:val="44"/>
        </w:rPr>
        <w:t>Bachelor's Thesis Timeline</w:t>
      </w:r>
    </w:p>
    <w:p w14:paraId="30E1D551" w14:textId="77777777" w:rsidR="003C0E58" w:rsidRDefault="00000000">
      <w:pPr>
        <w:spacing w:after="60"/>
      </w:pPr>
      <w:r>
        <w:rPr>
          <w:i/>
          <w:iCs/>
          <w:color w:val="2E75B6"/>
          <w:sz w:val="22"/>
          <w:szCs w:val="22"/>
        </w:rPr>
        <w:t>10-Week Plan · Benchmarking Tabular Data Augmentation Techniques for Deep Clustering</w:t>
      </w:r>
    </w:p>
    <w:p w14:paraId="62C16382" w14:textId="77777777" w:rsidR="003C0E58" w:rsidRDefault="00000000">
      <w:pPr>
        <w:pBdr>
          <w:bottom w:val="single" w:sz="8" w:space="4" w:color="1F3864"/>
        </w:pBdr>
        <w:spacing w:after="240"/>
      </w:pPr>
      <w:r>
        <w:rPr>
          <w:color w:val="666666"/>
          <w:sz w:val="19"/>
          <w:szCs w:val="19"/>
        </w:rPr>
        <w:t>Hai Nguyen · B.Sc. Computer Science, LMU Munich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3C0E58" w14:paraId="1E8321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135F53" w14:textId="77777777" w:rsidR="003C0E58" w:rsidRDefault="00000000">
            <w:r>
              <w:rPr>
                <w:b/>
                <w:bCs/>
                <w:color w:val="1F3864"/>
                <w:sz w:val="20"/>
                <w:szCs w:val="20"/>
              </w:rPr>
              <w:t>Topic</w:t>
            </w:r>
          </w:p>
        </w:tc>
        <w:tc>
          <w:tcPr>
            <w:tcW w:w="64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3CB89C" w14:textId="77777777" w:rsidR="003C0E58" w:rsidRDefault="00000000">
            <w:r>
              <w:rPr>
                <w:color w:val="000000"/>
                <w:sz w:val="20"/>
                <w:szCs w:val="20"/>
              </w:rPr>
              <w:t>Benchmarking Tabular Data Augmentation Techniques for Deep Clustering</w:t>
            </w:r>
          </w:p>
        </w:tc>
      </w:tr>
      <w:tr w:rsidR="003C0E58" w14:paraId="3E4D07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9A840C" w14:textId="77777777" w:rsidR="003C0E58" w:rsidRDefault="00000000">
            <w:r>
              <w:rPr>
                <w:b/>
                <w:bCs/>
                <w:color w:val="1F3864"/>
                <w:sz w:val="20"/>
                <w:szCs w:val="20"/>
              </w:rPr>
              <w:t>Official processing time</w:t>
            </w:r>
          </w:p>
        </w:tc>
        <w:tc>
          <w:tcPr>
            <w:tcW w:w="64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C87568" w14:textId="77777777" w:rsidR="003C0E58" w:rsidRDefault="00000000">
            <w:r>
              <w:rPr>
                <w:color w:val="000000"/>
                <w:sz w:val="20"/>
                <w:szCs w:val="20"/>
              </w:rPr>
              <w:t>16 June 2026 – 25 August 2026 (10 weeks)</w:t>
            </w:r>
          </w:p>
        </w:tc>
      </w:tr>
      <w:tr w:rsidR="003C0E58" w14:paraId="56CE0F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2D2DAD" w14:textId="77777777" w:rsidR="003C0E58" w:rsidRDefault="00000000">
            <w:r>
              <w:rPr>
                <w:b/>
                <w:bCs/>
                <w:color w:val="1F3864"/>
                <w:sz w:val="20"/>
                <w:szCs w:val="20"/>
              </w:rPr>
              <w:t>Preparation phase</w:t>
            </w:r>
          </w:p>
        </w:tc>
        <w:tc>
          <w:tcPr>
            <w:tcW w:w="64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3E22E8" w14:textId="77777777" w:rsidR="003C0E58" w:rsidRDefault="00000000">
            <w:r>
              <w:rPr>
                <w:color w:val="000000"/>
                <w:sz w:val="20"/>
                <w:szCs w:val="20"/>
              </w:rPr>
              <w:t>until 15 June 2026 — before the official start</w:t>
            </w:r>
          </w:p>
        </w:tc>
      </w:tr>
      <w:tr w:rsidR="003C0E58" w14:paraId="58D02A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24275C" w14:textId="77777777" w:rsidR="003C0E58" w:rsidRDefault="00000000">
            <w:r>
              <w:rPr>
                <w:b/>
                <w:bCs/>
                <w:color w:val="1F3864"/>
                <w:sz w:val="20"/>
                <w:szCs w:val="20"/>
              </w:rPr>
              <w:t>Weekly workload</w:t>
            </w:r>
          </w:p>
        </w:tc>
        <w:tc>
          <w:tcPr>
            <w:tcW w:w="64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06D2C2" w14:textId="77777777" w:rsidR="003C0E58" w:rsidRDefault="00000000">
            <w:r>
              <w:rPr>
                <w:color w:val="000000"/>
                <w:sz w:val="20"/>
                <w:szCs w:val="20"/>
              </w:rPr>
              <w:t>approx. 20–25 hours (part-time)</w:t>
            </w:r>
          </w:p>
        </w:tc>
      </w:tr>
      <w:tr w:rsidR="003C0E58" w14:paraId="3A7222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F1C7EB" w14:textId="77777777" w:rsidR="003C0E58" w:rsidRDefault="00000000">
            <w:r>
              <w:rPr>
                <w:b/>
                <w:bCs/>
                <w:color w:val="1F3864"/>
                <w:sz w:val="20"/>
                <w:szCs w:val="20"/>
              </w:rPr>
              <w:t>Estimated total effort</w:t>
            </w:r>
          </w:p>
        </w:tc>
        <w:tc>
          <w:tcPr>
            <w:tcW w:w="64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8F6714" w14:textId="77777777" w:rsidR="003C0E58" w:rsidRDefault="00000000">
            <w:r>
              <w:rPr>
                <w:color w:val="000000"/>
                <w:sz w:val="20"/>
                <w:szCs w:val="20"/>
              </w:rPr>
              <w:t>approx. 220 hours (official phase)</w:t>
            </w:r>
          </w:p>
        </w:tc>
      </w:tr>
      <w:tr w:rsidR="003C0E58" w14:paraId="60524D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A3CB6B" w14:textId="77777777" w:rsidR="003C0E58" w:rsidRDefault="00000000">
            <w:r>
              <w:rPr>
                <w:b/>
                <w:bCs/>
                <w:color w:val="1F3864"/>
                <w:sz w:val="20"/>
                <w:szCs w:val="20"/>
              </w:rPr>
              <w:t>Submission deadline</w:t>
            </w:r>
          </w:p>
        </w:tc>
        <w:tc>
          <w:tcPr>
            <w:tcW w:w="64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BFA60E" w14:textId="77777777" w:rsidR="003C0E58" w:rsidRDefault="00000000">
            <w:r>
              <w:rPr>
                <w:color w:val="000000"/>
                <w:sz w:val="20"/>
                <w:szCs w:val="20"/>
              </w:rPr>
              <w:t>Monday, 25 August 2026 at the latest</w:t>
            </w:r>
          </w:p>
        </w:tc>
      </w:tr>
      <w:tr w:rsidR="003C0E58" w14:paraId="3A0859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6BE06E" w14:textId="77777777" w:rsidR="003C0E58" w:rsidRDefault="00000000">
            <w:r>
              <w:rPr>
                <w:b/>
                <w:bCs/>
                <w:color w:val="1F3864"/>
                <w:sz w:val="20"/>
                <w:szCs w:val="20"/>
              </w:rPr>
              <w:t>Prior knowledge</w:t>
            </w:r>
          </w:p>
        </w:tc>
        <w:tc>
          <w:tcPr>
            <w:tcW w:w="64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8DBFEA" w14:textId="77777777" w:rsidR="003C0E58" w:rsidRDefault="00000000">
            <w:r>
              <w:rPr>
                <w:color w:val="000000"/>
                <w:sz w:val="20"/>
                <w:szCs w:val="20"/>
              </w:rPr>
              <w:t>Data Mining course (clustering, NMI/ARI, silhouette); Python tooling and PyTorch are learned during the preparation phase</w:t>
            </w:r>
          </w:p>
        </w:tc>
      </w:tr>
    </w:tbl>
    <w:p w14:paraId="6D657B11" w14:textId="77777777" w:rsidR="003C0E58" w:rsidRDefault="00000000">
      <w:pPr>
        <w:pStyle w:val="Heading1"/>
      </w:pPr>
      <w:r>
        <w:t>1  Overview</w:t>
      </w:r>
    </w:p>
    <w:p w14:paraId="692F3BFA" w14:textId="146F8BC5" w:rsidR="003C0E58" w:rsidRDefault="00000000">
      <w:pPr>
        <w:spacing w:after="120"/>
        <w:jc w:val="both"/>
      </w:pPr>
      <w:r>
        <w:t>This plan divides the bachelor's thesis into a preparation phase and five phases across ten official weeks. The central challenge: the topic requires PyTorch and deep learning, while I am starting without experience in numpy, pandas, matplotlib and scikit-learn. Because the official processing time is only ten weeks, all tool onboarding is moved into the preparation phase before 15 June — this keeps the full official period available for the actual research work.</w:t>
      </w:r>
    </w:p>
    <w:p w14:paraId="541CC8F3" w14:textId="2E29148A" w:rsidR="003C0E58" w:rsidRDefault="00A835EB">
      <w:pPr>
        <w:spacing w:after="120"/>
        <w:jc w:val="both"/>
      </w:pPr>
      <w:r>
        <w:t>My Data Mining course is a real asset here: clustering methods and the evaluation metrics NMI, ARI and silhouette are already familiar to me. The learning load therefore clearly sits in two areas — the Python tooling and the deep learning part (contrastive learning, PyTorch).</w:t>
      </w:r>
    </w:p>
    <w:p w14:paraId="6F55F807" w14:textId="77777777" w:rsidR="003C0E58" w:rsidRDefault="00000000">
      <w:pPr>
        <w:spacing w:after="120"/>
        <w:jc w:val="both"/>
      </w:pPr>
      <w:r>
        <w:t>The plan follows three principles: the tools are learned before the official start, a minimal end-to-end pipeline is brought to a working state early (week 4), and writing happens continuously rather than only at the end.</w:t>
      </w:r>
    </w:p>
    <w:p w14:paraId="50191802" w14:textId="77777777" w:rsidR="003C0E58" w:rsidRDefault="00000000">
      <w:pPr>
        <w:pStyle w:val="Heading1"/>
      </w:pPr>
      <w:r>
        <w:t>2  Preparation phase (until 15 June)</w:t>
      </w:r>
    </w:p>
    <w:p w14:paraId="6DBADB1E" w14:textId="77777777" w:rsidR="003C0E58" w:rsidRDefault="00000000">
      <w:pPr>
        <w:spacing w:after="120"/>
        <w:jc w:val="both"/>
      </w:pPr>
      <w:r>
        <w:t>The weeks before the official start on 16 June are firmly reserved for tool onboarding. The goal is to begin on 16 June with a working environment and solid Python skills — so that none of the ten official weeks is spent on pure tool learning.</w:t>
      </w:r>
    </w:p>
    <w:p w14:paraId="3474F84C" w14:textId="77777777" w:rsidR="003C0E58" w:rsidRDefault="00000000">
      <w:pPr>
        <w:spacing w:before="40" w:after="40"/>
      </w:pPr>
      <w:r>
        <w:rPr>
          <w:b/>
          <w:bCs/>
          <w:color w:val="1F3864"/>
        </w:rPr>
        <w:t>Tasks</w:t>
      </w:r>
    </w:p>
    <w:p w14:paraId="066652C1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Set up the Python environment: Miniconda or venv, Jupyter Notebook or VS Code, create a Git repository</w:t>
      </w:r>
    </w:p>
    <w:p w14:paraId="1E81731B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numpy &amp; pandas: arrays and DataFrames, indexing, loading CSV files, simple transformations</w:t>
      </w:r>
    </w:p>
    <w:p w14:paraId="6729A71A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matplotlib: scatter plots, histograms and learning curves</w:t>
      </w:r>
    </w:p>
    <w:p w14:paraId="43FC778C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scikit-learn: StandardScaler, KMeans, plus the metrics NMI, ARI and silhouette</w:t>
      </w:r>
    </w:p>
    <w:p w14:paraId="47830D4D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Mini-project: cluster the Iris or Digits dataset, compute NMI/ARI, plot the embedding in 2D — directly builds on your Data Mining course</w:t>
      </w:r>
    </w:p>
    <w:p w14:paraId="09A21BD7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Getting started with PyTorch: tensors and autograd via the tutorial “Deep Learning with PyTorch: A 60 Minute Blitz”</w:t>
      </w:r>
    </w:p>
    <w:p w14:paraId="2B12CAEB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Skim SCARF (Bahri et al., 2022) once to get a feel for the topic</w:t>
      </w:r>
    </w:p>
    <w:p w14:paraId="0AFF5B9C" w14:textId="77777777" w:rsidR="003C0E58" w:rsidRDefault="00000000">
      <w:pPr>
        <w:spacing w:before="60" w:after="200"/>
      </w:pPr>
      <w:r>
        <w:rPr>
          <w:b/>
          <w:bCs/>
          <w:color w:val="1F3864"/>
        </w:rPr>
        <w:t xml:space="preserve">Result: </w:t>
      </w:r>
      <w:r>
        <w:t>A working environment, Python fundamentals, and an initial feel for PyTorch and the topic.</w:t>
      </w:r>
    </w:p>
    <w:p w14:paraId="016A3908" w14:textId="77777777" w:rsidR="003C0E58" w:rsidRDefault="00000000">
      <w:pPr>
        <w:pStyle w:val="Heading1"/>
        <w:pageBreakBefore/>
      </w:pPr>
      <w:r>
        <w:lastRenderedPageBreak/>
        <w:t>3  Phase overview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1100"/>
        <w:gridCol w:w="1640"/>
        <w:gridCol w:w="4166"/>
        <w:gridCol w:w="1300"/>
      </w:tblGrid>
      <w:tr w:rsidR="003C0E58" w14:paraId="72C4731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1A94B6" w14:textId="77777777" w:rsidR="003C0E58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C7FBCA" w14:textId="77777777" w:rsidR="003C0E58" w:rsidRDefault="00000000">
            <w:r>
              <w:rPr>
                <w:b/>
                <w:bCs/>
                <w:color w:val="FFFFFF"/>
                <w:sz w:val="20"/>
                <w:szCs w:val="20"/>
              </w:rPr>
              <w:t>Weeks</w:t>
            </w:r>
          </w:p>
        </w:tc>
        <w:tc>
          <w:tcPr>
            <w:tcW w:w="16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132204" w14:textId="77777777" w:rsidR="003C0E58" w:rsidRDefault="00000000">
            <w:r>
              <w:rPr>
                <w:b/>
                <w:bCs/>
                <w:color w:val="FFFFFF"/>
                <w:sz w:val="20"/>
                <w:szCs w:val="20"/>
              </w:rPr>
              <w:t>Period</w:t>
            </w:r>
          </w:p>
        </w:tc>
        <w:tc>
          <w:tcPr>
            <w:tcW w:w="4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0CBEAF" w14:textId="77777777" w:rsidR="003C0E58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FC0123" w14:textId="77777777" w:rsidR="003C0E58" w:rsidRDefault="00000000">
            <w:r>
              <w:rPr>
                <w:b/>
                <w:bCs/>
                <w:color w:val="FFFFFF"/>
                <w:sz w:val="20"/>
                <w:szCs w:val="20"/>
              </w:rPr>
              <w:t>Effort</w:t>
            </w:r>
          </w:p>
        </w:tc>
      </w:tr>
      <w:tr w:rsidR="003C0E58" w14:paraId="678C45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7F7F7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7FBE86" w14:textId="77777777" w:rsidR="003C0E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BD090D" w14:textId="77777777" w:rsidR="003C0E5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16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1100A1" w14:textId="77777777" w:rsidR="003C0E58" w:rsidRDefault="00000000">
            <w:r>
              <w:rPr>
                <w:color w:val="000000"/>
                <w:sz w:val="20"/>
                <w:szCs w:val="20"/>
              </w:rPr>
              <w:t>until 15 Jun</w:t>
            </w:r>
          </w:p>
        </w:tc>
        <w:tc>
          <w:tcPr>
            <w:tcW w:w="4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51F036" w14:textId="77777777" w:rsidR="003C0E58" w:rsidRDefault="00000000">
            <w:r>
              <w:rPr>
                <w:color w:val="000000"/>
                <w:sz w:val="20"/>
                <w:szCs w:val="20"/>
              </w:rPr>
              <w:t>Preparation: tools &amp; environment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792BA5" w14:textId="77777777" w:rsidR="003C0E5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lead-in</w:t>
            </w:r>
          </w:p>
        </w:tc>
      </w:tr>
      <w:tr w:rsidR="003C0E58" w14:paraId="2106E4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3B5BA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5673DF" w14:textId="77777777" w:rsidR="003C0E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</w:t>
            </w:r>
          </w:p>
        </w:tc>
        <w:tc>
          <w:tcPr>
            <w:tcW w:w="1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A7E677" w14:textId="77777777" w:rsidR="003C0E5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1–2</w:t>
            </w:r>
          </w:p>
        </w:tc>
        <w:tc>
          <w:tcPr>
            <w:tcW w:w="16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411C66" w14:textId="77777777" w:rsidR="003C0E58" w:rsidRDefault="00000000">
            <w:r>
              <w:rPr>
                <w:color w:val="000000"/>
                <w:sz w:val="20"/>
                <w:szCs w:val="20"/>
              </w:rPr>
              <w:t>15–28 Jun</w:t>
            </w:r>
          </w:p>
        </w:tc>
        <w:tc>
          <w:tcPr>
            <w:tcW w:w="4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EB659A" w14:textId="77777777" w:rsidR="003C0E58" w:rsidRDefault="00000000">
            <w:r>
              <w:rPr>
                <w:color w:val="000000"/>
                <w:sz w:val="20"/>
                <w:szCs w:val="20"/>
              </w:rPr>
              <w:t>Literature review &amp; conception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A571AD" w14:textId="77777777" w:rsidR="003C0E5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≈ 44 h</w:t>
            </w:r>
          </w:p>
        </w:tc>
      </w:tr>
      <w:tr w:rsidR="003C0E58" w14:paraId="592997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70AD4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7A9B83" w14:textId="77777777" w:rsidR="003C0E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</w:t>
            </w:r>
          </w:p>
        </w:tc>
        <w:tc>
          <w:tcPr>
            <w:tcW w:w="1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ACC377" w14:textId="77777777" w:rsidR="003C0E5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3–5</w:t>
            </w:r>
          </w:p>
        </w:tc>
        <w:tc>
          <w:tcPr>
            <w:tcW w:w="16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D35BA8" w14:textId="77777777" w:rsidR="003C0E58" w:rsidRDefault="00000000">
            <w:r>
              <w:rPr>
                <w:color w:val="000000"/>
                <w:sz w:val="20"/>
                <w:szCs w:val="20"/>
              </w:rPr>
              <w:t>29 Jun–19 Jul</w:t>
            </w:r>
          </w:p>
        </w:tc>
        <w:tc>
          <w:tcPr>
            <w:tcW w:w="4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703B68" w14:textId="77777777" w:rsidR="003C0E58" w:rsidRDefault="00000000">
            <w:r>
              <w:rPr>
                <w:color w:val="000000"/>
                <w:sz w:val="20"/>
                <w:szCs w:val="20"/>
              </w:rPr>
              <w:t>Implementing the benchmark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A3FCE5" w14:textId="77777777" w:rsidR="003C0E5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≈ 66 h</w:t>
            </w:r>
          </w:p>
        </w:tc>
      </w:tr>
      <w:tr w:rsidR="003C0E58" w14:paraId="626906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D7D3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9CB66A" w14:textId="77777777" w:rsidR="003C0E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1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0EC884" w14:textId="77777777" w:rsidR="003C0E5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6–7</w:t>
            </w:r>
          </w:p>
        </w:tc>
        <w:tc>
          <w:tcPr>
            <w:tcW w:w="16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2F38C8" w14:textId="77777777" w:rsidR="003C0E58" w:rsidRDefault="00000000">
            <w:r>
              <w:rPr>
                <w:color w:val="000000"/>
                <w:sz w:val="20"/>
                <w:szCs w:val="20"/>
              </w:rPr>
              <w:t>20 Jul–2 Aug</w:t>
            </w:r>
          </w:p>
        </w:tc>
        <w:tc>
          <w:tcPr>
            <w:tcW w:w="4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A23FC6" w14:textId="77777777" w:rsidR="003C0E58" w:rsidRDefault="00000000">
            <w:r>
              <w:rPr>
                <w:color w:val="000000"/>
                <w:sz w:val="20"/>
                <w:szCs w:val="20"/>
              </w:rPr>
              <w:t>Experiments &amp; sensitivity studies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757728" w14:textId="77777777" w:rsidR="003C0E5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≈ 44 h</w:t>
            </w:r>
          </w:p>
        </w:tc>
      </w:tr>
      <w:tr w:rsidR="003C0E58" w14:paraId="2D6EAB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C00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27AB8E" w14:textId="77777777" w:rsidR="003C0E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</w:p>
        </w:tc>
        <w:tc>
          <w:tcPr>
            <w:tcW w:w="1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ED5660" w14:textId="77777777" w:rsidR="003C0E5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8–9</w:t>
            </w:r>
          </w:p>
        </w:tc>
        <w:tc>
          <w:tcPr>
            <w:tcW w:w="16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17A161" w14:textId="77777777" w:rsidR="003C0E58" w:rsidRDefault="00000000">
            <w:r>
              <w:rPr>
                <w:color w:val="000000"/>
                <w:sz w:val="20"/>
                <w:szCs w:val="20"/>
              </w:rPr>
              <w:t>3–16 Aug</w:t>
            </w:r>
          </w:p>
        </w:tc>
        <w:tc>
          <w:tcPr>
            <w:tcW w:w="4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96CD7F" w14:textId="77777777" w:rsidR="003C0E58" w:rsidRDefault="00000000">
            <w:r>
              <w:rPr>
                <w:color w:val="000000"/>
                <w:sz w:val="20"/>
                <w:szCs w:val="20"/>
              </w:rPr>
              <w:t>Analysis &amp; writing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565102" w14:textId="77777777" w:rsidR="003C0E5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≈ 44 h</w:t>
            </w:r>
          </w:p>
        </w:tc>
      </w:tr>
      <w:tr w:rsidR="003C0E58" w14:paraId="425A36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0504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BD89C9" w14:textId="77777777" w:rsidR="003C0E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</w:t>
            </w:r>
          </w:p>
        </w:tc>
        <w:tc>
          <w:tcPr>
            <w:tcW w:w="1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5B8763" w14:textId="77777777" w:rsidR="003C0E5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6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65B09E" w14:textId="77777777" w:rsidR="003C0E58" w:rsidRDefault="00000000">
            <w:r>
              <w:rPr>
                <w:color w:val="000000"/>
                <w:sz w:val="20"/>
                <w:szCs w:val="20"/>
              </w:rPr>
              <w:t>17–23 Aug</w:t>
            </w:r>
          </w:p>
        </w:tc>
        <w:tc>
          <w:tcPr>
            <w:tcW w:w="4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355418" w14:textId="77777777" w:rsidR="003C0E58" w:rsidRDefault="00000000">
            <w:r>
              <w:rPr>
                <w:color w:val="000000"/>
                <w:sz w:val="20"/>
                <w:szCs w:val="20"/>
              </w:rPr>
              <w:t>Revision &amp; submission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E80D7C" w14:textId="77777777" w:rsidR="003C0E5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≈ 22 h</w:t>
            </w:r>
          </w:p>
        </w:tc>
      </w:tr>
      <w:tr w:rsidR="003C0E58" w14:paraId="624A3A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D848B2" w14:textId="77777777" w:rsidR="003C0E58" w:rsidRDefault="003C0E58"/>
        </w:tc>
        <w:tc>
          <w:tcPr>
            <w:tcW w:w="1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69A271" w14:textId="77777777" w:rsidR="003C0E58" w:rsidRDefault="003C0E58"/>
        </w:tc>
        <w:tc>
          <w:tcPr>
            <w:tcW w:w="16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89915C" w14:textId="77777777" w:rsidR="003C0E58" w:rsidRDefault="003C0E58"/>
        </w:tc>
        <w:tc>
          <w:tcPr>
            <w:tcW w:w="4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9A34C4" w14:textId="77777777" w:rsidR="003C0E58" w:rsidRDefault="00000000">
            <w:r>
              <w:rPr>
                <w:b/>
                <w:bCs/>
                <w:color w:val="000000"/>
                <w:sz w:val="20"/>
                <w:szCs w:val="20"/>
              </w:rPr>
              <w:t>Total effort, official phase (estimate)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E6FB7A" w14:textId="77777777" w:rsidR="003C0E5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≈ 220 h</w:t>
            </w:r>
          </w:p>
        </w:tc>
      </w:tr>
    </w:tbl>
    <w:p w14:paraId="54B72A7E" w14:textId="77777777" w:rsidR="003C0E58" w:rsidRDefault="00000000">
      <w:pPr>
        <w:pStyle w:val="Heading1"/>
      </w:pPr>
      <w:r>
        <w:t>4  Detailed weekly plan</w:t>
      </w:r>
    </w:p>
    <w:p w14:paraId="11E609FB" w14:textId="77777777" w:rsidR="003C0E58" w:rsidRDefault="00000000">
      <w:pPr>
        <w:shd w:val="clear" w:color="auto" w:fill="1F3864"/>
        <w:spacing w:before="340" w:after="140"/>
      </w:pPr>
      <w:r>
        <w:rPr>
          <w:b/>
          <w:bCs/>
          <w:color w:val="FFFFFF"/>
          <w:sz w:val="22"/>
          <w:szCs w:val="22"/>
        </w:rPr>
        <w:t xml:space="preserve">  PHASE A  ·  LITERATURE REVIEW &amp; CONCEPTION</w:t>
      </w:r>
    </w:p>
    <w:p w14:paraId="41198C5E" w14:textId="77777777" w:rsidR="003C0E58" w:rsidRDefault="00000000">
      <w:pPr>
        <w:pStyle w:val="Heading2"/>
      </w:pPr>
      <w:r>
        <w:t>Week 1  ·  15–22 Jun 2026</w:t>
      </w:r>
    </w:p>
    <w:p w14:paraId="0C2AD61B" w14:textId="77777777" w:rsidR="003C0E58" w:rsidRDefault="00000000">
      <w:pPr>
        <w:spacing w:after="100"/>
      </w:pPr>
      <w:r>
        <w:rPr>
          <w:b/>
          <w:bCs/>
          <w:i/>
          <w:iCs/>
          <w:color w:val="2E75B6"/>
          <w:sz w:val="22"/>
          <w:szCs w:val="22"/>
        </w:rPr>
        <w:t>Literature review &amp; consolidating PyTorch</w:t>
      </w:r>
    </w:p>
    <w:p w14:paraId="6264891F" w14:textId="77777777" w:rsidR="003C0E58" w:rsidRDefault="00000000">
      <w:pPr>
        <w:spacing w:before="40" w:after="40"/>
      </w:pPr>
      <w:r>
        <w:rPr>
          <w:b/>
          <w:bCs/>
          <w:color w:val="1F3864"/>
        </w:rPr>
        <w:t>Tasks</w:t>
      </w:r>
    </w:p>
    <w:p w14:paraId="45ED56C2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Read SCARF (Bahri et al., 2022) thoroughly — the central methodological reference for feature corruption and contrastive learning on tabular data</w:t>
      </w:r>
    </w:p>
    <w:p w14:paraId="3D262AEA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Skim the augmentation survey (Wang et al., 2025), focusing on the sections on tabular data</w:t>
      </w:r>
    </w:p>
    <w:p w14:paraId="7C49360F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Review 3–4 further sources: self-supervised/contrastive learning for tabular data (e.g. VIME, SubTab), deep clustering fundamentals (DEC/IDEC), the SimCLR principle</w:t>
      </w:r>
    </w:p>
    <w:p w14:paraId="1FABE299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Structure the literature notes and maintain bib-refs.bib (BibTeX)</w:t>
      </w:r>
    </w:p>
    <w:p w14:paraId="2020D8E2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Consolidate PyTorch: nn.Module, Dataset/DataLoader, training loop and optimizer — building on the preparation phase</w:t>
      </w:r>
    </w:p>
    <w:p w14:paraId="272D0CA7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Exercise: train a simple MLP (autoencoder or classifier) on a tabular dataset</w:t>
      </w:r>
    </w:p>
    <w:p w14:paraId="064B1F24" w14:textId="77777777" w:rsidR="003C0E58" w:rsidRDefault="00000000">
      <w:pPr>
        <w:spacing w:before="60" w:after="60"/>
      </w:pPr>
      <w:r>
        <w:rPr>
          <w:b/>
          <w:bCs/>
          <w:color w:val="1F3864"/>
        </w:rPr>
        <w:t xml:space="preserve">Tools &amp; learning focus: </w:t>
      </w:r>
      <w:r>
        <w:t>PyTorch (full training pipeline), reference management with BibTeX.</w:t>
      </w:r>
    </w:p>
    <w:p w14:paraId="0AF64B99" w14:textId="77777777" w:rsidR="003C0E58" w:rsidRDefault="00000000">
      <w:pPr>
        <w:spacing w:before="60" w:after="200"/>
      </w:pPr>
      <w:r>
        <w:rPr>
          <w:b/>
          <w:bCs/>
          <w:color w:val="1F3864"/>
        </w:rPr>
        <w:t xml:space="preserve">Result: </w:t>
      </w:r>
      <w:r>
        <w:t>Solid PyTorch skills and a well-founded literature overview.</w:t>
      </w:r>
      <w:r>
        <w:rPr>
          <w:b/>
          <w:bCs/>
          <w:color w:val="2E75B6"/>
        </w:rPr>
        <w:t xml:space="preserve">   ◆ Milestone M1</w:t>
      </w:r>
    </w:p>
    <w:p w14:paraId="25BEE3CE" w14:textId="77777777" w:rsidR="003C0E58" w:rsidRDefault="00000000">
      <w:pPr>
        <w:pStyle w:val="Heading2"/>
      </w:pPr>
      <w:r>
        <w:t>Week 2  ·  22–29 Jun 2026</w:t>
      </w:r>
    </w:p>
    <w:p w14:paraId="27362AA8" w14:textId="77777777" w:rsidR="003C0E58" w:rsidRDefault="00000000">
      <w:pPr>
        <w:spacing w:after="100"/>
      </w:pPr>
      <w:r>
        <w:rPr>
          <w:b/>
          <w:bCs/>
          <w:i/>
          <w:iCs/>
          <w:color w:val="2E75B6"/>
          <w:sz w:val="22"/>
          <w:szCs w:val="22"/>
        </w:rPr>
        <w:t>Fixing the method &amp; drafting Related Work</w:t>
      </w:r>
    </w:p>
    <w:p w14:paraId="640F3A2F" w14:textId="77777777" w:rsidR="003C0E58" w:rsidRDefault="00000000">
      <w:pPr>
        <w:spacing w:before="40" w:after="40"/>
      </w:pPr>
      <w:r>
        <w:rPr>
          <w:b/>
          <w:bCs/>
          <w:color w:val="1F3864"/>
        </w:rPr>
        <w:t>Tasks</w:t>
      </w:r>
    </w:p>
    <w:p w14:paraId="3737FE08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Fix the methodology: contrastive pretraining of an MLP encoder followed by k-means on the embeddings as the deep clustering backbone</w:t>
      </w:r>
    </w:p>
    <w:p w14:paraId="7A195464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Select datasets: 3–4 tabular datasets with ground-truth labels (OpenML/UCI), varying in size and dimensionality</w:t>
      </w:r>
    </w:p>
    <w:p w14:paraId="0AA00001" w14:textId="77777777" w:rsidR="00AA0001" w:rsidRDefault="00AA0001">
      <w:pPr>
        <w:pStyle w:val="ListParagraph"/>
        <w:numPr>
          <w:ilvl w:val="0"/>
          <w:numId w:val="2"/>
        </w:numPr>
        <w:spacing w:after="40"/>
        <w:rPr>
          <w:ins w:id="5001" w:author="Claude" w:date="2026-06-16T00:00:00Z"/>
        </w:rPr>
      </w:pPr>
      <w:ins w:id="5101" w:author="Claude" w:date="2026-06-16T00:00:00Z">
        <w:r>
          <w:t xml:space="preserve">Classify each selected dataset by feature type: compute the fraction of categorical vs. numerical features, and (where feasible) identify which features carry the most mutual information with the cluster labels — this taxonomy drives stratified reporting in Phase C</w:t>
        </w:r>
      </w:ins>
    </w:p>
    <w:p w14:paraId="38C77837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Define the thesis structure; write a rough draft of the “Related Work” chapter</w:t>
      </w:r>
    </w:p>
    <w:p w14:paraId="575BA16F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Supervisor meeting: agree on method, datasets and scope</w:t>
      </w:r>
    </w:p>
    <w:p w14:paraId="714CF5CA" w14:textId="77777777" w:rsidR="003C0E58" w:rsidRDefault="00000000">
      <w:pPr>
        <w:spacing w:before="60" w:after="60"/>
      </w:pPr>
      <w:r>
        <w:rPr>
          <w:b/>
          <w:bCs/>
          <w:color w:val="1F3864"/>
        </w:rPr>
        <w:t xml:space="preserve">Tools &amp; learning focus: </w:t>
      </w:r>
      <w:r>
        <w:t>LaTeX (cleanthesis template), literature work.</w:t>
      </w:r>
    </w:p>
    <w:p w14:paraId="307E37C0" w14:textId="77777777" w:rsidR="003C0E58" w:rsidRDefault="00000000">
      <w:pPr>
        <w:spacing w:before="60" w:after="200"/>
      </w:pPr>
      <w:r>
        <w:rPr>
          <w:b/>
          <w:bCs/>
          <w:color w:val="1F3864"/>
        </w:rPr>
        <w:t xml:space="preserve">Result: </w:t>
      </w:r>
      <w:r>
        <w:t>Method and datasets fixed, related-work draft, scope confirmed with the supervisor.</w:t>
      </w:r>
      <w:r>
        <w:rPr>
          <w:b/>
          <w:bCs/>
          <w:color w:val="2E75B6"/>
        </w:rPr>
        <w:t xml:space="preserve">   ◆ Milestone M2</w:t>
      </w:r>
    </w:p>
    <w:p w14:paraId="752D93D8" w14:textId="77777777" w:rsidR="003C0E58" w:rsidRDefault="00000000">
      <w:pPr>
        <w:shd w:val="clear" w:color="auto" w:fill="1F3864"/>
        <w:spacing w:before="340" w:after="140"/>
      </w:pPr>
      <w:r>
        <w:rPr>
          <w:b/>
          <w:bCs/>
          <w:color w:val="FFFFFF"/>
          <w:sz w:val="22"/>
          <w:szCs w:val="22"/>
        </w:rPr>
        <w:t xml:space="preserve">  PHASE B  ·  IMPLEMENTING THE BENCHMARK</w:t>
      </w:r>
    </w:p>
    <w:p w14:paraId="708DB02A" w14:textId="77777777" w:rsidR="003C0E58" w:rsidRDefault="00000000">
      <w:pPr>
        <w:pStyle w:val="Heading2"/>
      </w:pPr>
      <w:r>
        <w:t>Week 3  ·  29 Jun–5 Jul 2026</w:t>
      </w:r>
    </w:p>
    <w:p w14:paraId="06AC2E47" w14:textId="77777777" w:rsidR="003C0E58" w:rsidRDefault="00000000">
      <w:pPr>
        <w:spacing w:after="100"/>
      </w:pPr>
      <w:r>
        <w:rPr>
          <w:b/>
          <w:bCs/>
          <w:i/>
          <w:iCs/>
          <w:color w:val="2E75B6"/>
          <w:sz w:val="22"/>
          <w:szCs w:val="22"/>
        </w:rPr>
        <w:lastRenderedPageBreak/>
        <w:t>Data pipeline &amp; encoder</w:t>
      </w:r>
    </w:p>
    <w:p w14:paraId="16780661" w14:textId="77777777" w:rsidR="003C0E58" w:rsidRDefault="00000000">
      <w:pPr>
        <w:spacing w:before="40" w:after="40"/>
      </w:pPr>
      <w:r>
        <w:rPr>
          <w:b/>
          <w:bCs/>
          <w:color w:val="1F3864"/>
        </w:rPr>
        <w:t>Tasks</w:t>
      </w:r>
    </w:p>
    <w:p w14:paraId="15996DA4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Data module: loading, preprocessing (scaling numerical and encoding categorical features), train/test split</w:t>
      </w:r>
    </w:p>
    <w:p w14:paraId="3A0FDB1C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Augmentation module as a scaffold with the first technique: feature masking / corruption in the SCARF style</w:t>
      </w:r>
    </w:p>
    <w:p w14:paraId="0AA00002" w14:textId="77777777" w:rsidR="00AA0001" w:rsidRDefault="00AA0001">
      <w:pPr>
        <w:pStyle w:val="ListParagraph"/>
        <w:numPr>
          <w:ilvl w:val="0"/>
          <w:numId w:val="2"/>
        </w:numPr>
        <w:spacing w:after="40"/>
        <w:rPr>
          <w:ins w:id="5002" w:author="Claude" w:date="2026-06-16T00:00:00Z"/>
        </w:rPr>
      </w:pPr>
      <w:ins w:id="5102" w:author="Claude" w:date="2026-06-16T00:00:00Z">
        <w:r>
          <w:t xml:space="preserve">Implement a feature-type mask in the augmentation module: tag each column as categorical or numerical; numerical features receive Gaussian noise or feature-wise scaling, categorical features are either left unchanged or replaced with values drawn from that feature’s empirical distribution — never arbitrary corruption</w:t>
        </w:r>
      </w:ins>
    </w:p>
    <w:p w14:paraId="0D55934C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Implement the encoder network (MLP) that outputs embeddings</w:t>
      </w:r>
    </w:p>
    <w:p w14:paraId="27008116" w14:textId="77777777" w:rsidR="003C0E58" w:rsidRDefault="00000000">
      <w:pPr>
        <w:spacing w:before="60" w:after="60"/>
      </w:pPr>
      <w:r>
        <w:rPr>
          <w:b/>
          <w:bCs/>
          <w:color w:val="1F3864"/>
        </w:rPr>
        <w:t xml:space="preserve">Tools &amp; learning focus: </w:t>
      </w:r>
      <w:r>
        <w:t>PyTorch, pandas.</w:t>
      </w:r>
    </w:p>
    <w:p w14:paraId="5964DE7D" w14:textId="77777777" w:rsidR="003C0E58" w:rsidRDefault="00000000">
      <w:pPr>
        <w:spacing w:before="60" w:after="200"/>
      </w:pPr>
      <w:r>
        <w:rPr>
          <w:b/>
          <w:bCs/>
          <w:color w:val="1F3864"/>
        </w:rPr>
        <w:t xml:space="preserve">Result: </w:t>
      </w:r>
      <w:r>
        <w:t>Data is loaded and augmented correctly; the encoder produces embeddings.</w:t>
      </w:r>
    </w:p>
    <w:p w14:paraId="0DB855C7" w14:textId="77777777" w:rsidR="003C0E58" w:rsidRDefault="00000000">
      <w:pPr>
        <w:pStyle w:val="Heading2"/>
      </w:pPr>
      <w:r>
        <w:t>Week 4  ·  6–13 Jul 2026</w:t>
      </w:r>
    </w:p>
    <w:p w14:paraId="73BF6A23" w14:textId="77777777" w:rsidR="003C0E58" w:rsidRDefault="00000000">
      <w:pPr>
        <w:spacing w:after="100"/>
      </w:pPr>
      <w:r>
        <w:rPr>
          <w:b/>
          <w:bCs/>
          <w:i/>
          <w:iCs/>
          <w:color w:val="2E75B6"/>
          <w:sz w:val="22"/>
          <w:szCs w:val="22"/>
        </w:rPr>
        <w:t>Contrastive training &amp; first end-to-end pipeline</w:t>
      </w:r>
    </w:p>
    <w:p w14:paraId="1157BF6C" w14:textId="77777777" w:rsidR="003C0E58" w:rsidRDefault="00000000">
      <w:pPr>
        <w:spacing w:before="40" w:after="40"/>
      </w:pPr>
      <w:r>
        <w:rPr>
          <w:b/>
          <w:bCs/>
          <w:color w:val="1F3864"/>
        </w:rPr>
        <w:t>Tasks</w:t>
      </w:r>
    </w:p>
    <w:p w14:paraId="6E574BB4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Implement the contrastive loss (NT-Xent / InfoNCE)</w:t>
      </w:r>
    </w:p>
    <w:p w14:paraId="26001E72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Assemble the training loop and connect it to the encoder</w:t>
      </w:r>
    </w:p>
    <w:p w14:paraId="6D9CBE06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First full run: one dataset, one augmentation → embedding → k-means → NMI/ARI</w:t>
      </w:r>
    </w:p>
    <w:p w14:paraId="3132D861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Debugging and sanity checks: does the loss decrease, are the embeddings meaningfully separated?</w:t>
      </w:r>
    </w:p>
    <w:p w14:paraId="06A3BFCF" w14:textId="77777777" w:rsidR="003C0E58" w:rsidRDefault="00000000">
      <w:pPr>
        <w:spacing w:before="60" w:after="60"/>
      </w:pPr>
      <w:r>
        <w:rPr>
          <w:b/>
          <w:bCs/>
          <w:color w:val="1F3864"/>
        </w:rPr>
        <w:t xml:space="preserve">Tools &amp; learning focus: </w:t>
      </w:r>
      <w:r>
        <w:t>PyTorch.</w:t>
      </w:r>
    </w:p>
    <w:p w14:paraId="53020F03" w14:textId="77777777" w:rsidR="003C0E58" w:rsidRDefault="00000000">
      <w:pPr>
        <w:spacing w:before="60" w:after="200"/>
      </w:pPr>
      <w:r>
        <w:rPr>
          <w:b/>
          <w:bCs/>
          <w:color w:val="1F3864"/>
        </w:rPr>
        <w:t xml:space="preserve">Result: </w:t>
      </w:r>
      <w:r>
        <w:t>A minimal working pipeline (MVP) produces first clustering results.</w:t>
      </w:r>
      <w:r>
        <w:rPr>
          <w:b/>
          <w:bCs/>
          <w:color w:val="2E75B6"/>
        </w:rPr>
        <w:t xml:space="preserve">   ◆ Milestone M3</w:t>
      </w:r>
    </w:p>
    <w:p w14:paraId="1106C361" w14:textId="77777777" w:rsidR="003C0E58" w:rsidRDefault="00000000">
      <w:pPr>
        <w:pStyle w:val="Heading2"/>
      </w:pPr>
      <w:r>
        <w:t>Week 5  ·  13–19 Jul 2026</w:t>
      </w:r>
    </w:p>
    <w:p w14:paraId="4B82192F" w14:textId="77777777" w:rsidR="003C0E58" w:rsidRDefault="00000000">
      <w:pPr>
        <w:spacing w:after="100"/>
      </w:pPr>
      <w:r>
        <w:rPr>
          <w:b/>
          <w:bCs/>
          <w:i/>
          <w:iCs/>
          <w:color w:val="2E75B6"/>
          <w:sz w:val="22"/>
          <w:szCs w:val="22"/>
        </w:rPr>
        <w:t>Completing the benchmark</w:t>
      </w:r>
    </w:p>
    <w:p w14:paraId="590CFBB6" w14:textId="77777777" w:rsidR="003C0E58" w:rsidRDefault="00000000">
      <w:pPr>
        <w:spacing w:before="40" w:after="40"/>
      </w:pPr>
      <w:r>
        <w:rPr>
          <w:b/>
          <w:bCs/>
          <w:color w:val="1F3864"/>
        </w:rPr>
        <w:t>Tasks</w:t>
      </w:r>
    </w:p>
    <w:p w14:paraId="62215493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Add further augmentations: Gaussian noise, feature swapping/shuffling, optionally zeroing or mixup</w:t>
      </w:r>
    </w:p>
    <w:p w14:paraId="0AA00003" w14:textId="77777777" w:rsidR="00AA0001" w:rsidRDefault="00AA0001">
      <w:pPr>
        <w:pStyle w:val="ListParagraph"/>
        <w:numPr>
          <w:ilvl w:val="0"/>
          <w:numId w:val="2"/>
        </w:numPr>
        <w:spacing w:after="40"/>
        <w:rPr>
          <w:ins w:id="5003" w:author="Claude" w:date="2026-06-16T00:00:00Z"/>
        </w:rPr>
      </w:pPr>
      <w:ins w:id="5103" w:author="Claude" w:date="2026-06-16T00:00:00Z">
        <w:r>
          <w:t xml:space="preserve">Add no-augmentation baseline: train the contrastive model with identity augmentation (each row passed twice, unchanged) — this is the theoretical upper bound for semantic preservation; label it “Identity” in all result tables</w:t>
        </w:r>
      </w:ins>
    </w:p>
    <w:p w14:paraId="0AA00004" w14:textId="77777777" w:rsidR="00AA0001" w:rsidRDefault="00AA0001">
      <w:pPr>
        <w:pStyle w:val="ListParagraph"/>
        <w:numPr>
          <w:ilvl w:val="0"/>
          <w:numId w:val="2"/>
        </w:numPr>
        <w:spacing w:after="40"/>
        <w:rPr>
          <w:ins w:id="5004" w:author="Claude" w:date="2026-06-16T00:00:00Z"/>
        </w:rPr>
      </w:pPr>
      <w:ins w:id="5104" w:author="Claude" w:date="2026-06-16T00:00:00Z">
        <w:r>
          <w:t xml:space="preserve">Add feature-type-aware pipeline as a fourth named technique: semantically conservative augmentation using the feature-type mask from Week 3; label it “Type-Aware” in all result tables alongside the three main techniques</w:t>
        </w:r>
      </w:ins>
    </w:p>
    <w:p w14:paraId="33B674FA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Ensure reproducibility: fixed seeds, configuration files, log results as CSV</w:t>
      </w:r>
    </w:p>
    <w:p w14:paraId="79B27209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Extend the code to all selected datasets and clean it up</w:t>
      </w:r>
    </w:p>
    <w:p w14:paraId="4DCDAD98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Plan buffer time for debugging</w:t>
      </w:r>
    </w:p>
    <w:p w14:paraId="66897077" w14:textId="77777777" w:rsidR="003C0E58" w:rsidRDefault="00000000">
      <w:pPr>
        <w:spacing w:before="60" w:after="60"/>
      </w:pPr>
      <w:r>
        <w:rPr>
          <w:b/>
          <w:bCs/>
          <w:color w:val="1F3864"/>
        </w:rPr>
        <w:t xml:space="preserve">Tools &amp; learning focus: </w:t>
      </w:r>
      <w:r>
        <w:t>PyTorch, Git.</w:t>
      </w:r>
    </w:p>
    <w:p w14:paraId="41AC73AD" w14:textId="77777777" w:rsidR="003C0E58" w:rsidRDefault="00000000">
      <w:pPr>
        <w:spacing w:before="60" w:after="200"/>
      </w:pPr>
      <w:r>
        <w:rPr>
          <w:b/>
          <w:bCs/>
          <w:color w:val="1F3864"/>
        </w:rPr>
        <w:t xml:space="preserve">Result: </w:t>
      </w:r>
      <w:r>
        <w:t>A complete, reproducible benchmark codebase.</w:t>
      </w:r>
    </w:p>
    <w:p w14:paraId="0FDE83A6" w14:textId="77777777" w:rsidR="003C0E58" w:rsidRDefault="00000000">
      <w:pPr>
        <w:shd w:val="clear" w:color="auto" w:fill="1F3864"/>
        <w:spacing w:before="340" w:after="140"/>
      </w:pPr>
      <w:r>
        <w:rPr>
          <w:b/>
          <w:bCs/>
          <w:color w:val="FFFFFF"/>
          <w:sz w:val="22"/>
          <w:szCs w:val="22"/>
        </w:rPr>
        <w:t xml:space="preserve">  PHASE C  ·  EXPERIMENTS &amp; SENSITIVITY STUDIES</w:t>
      </w:r>
    </w:p>
    <w:p w14:paraId="666D3BF0" w14:textId="77777777" w:rsidR="003C0E58" w:rsidRDefault="00000000">
      <w:pPr>
        <w:pStyle w:val="Heading2"/>
      </w:pPr>
      <w:r>
        <w:t>Week 6  ·  20–26 Jul 2026</w:t>
      </w:r>
    </w:p>
    <w:p w14:paraId="07A14EB7" w14:textId="77777777" w:rsidR="003C0E58" w:rsidRDefault="00000000">
      <w:pPr>
        <w:spacing w:after="100"/>
      </w:pPr>
      <w:r>
        <w:rPr>
          <w:b/>
          <w:bCs/>
          <w:i/>
          <w:iCs/>
          <w:color w:val="2E75B6"/>
          <w:sz w:val="22"/>
          <w:szCs w:val="22"/>
        </w:rPr>
        <w:t>Main experiments</w:t>
      </w:r>
    </w:p>
    <w:p w14:paraId="525584DE" w14:textId="77777777" w:rsidR="003C0E58" w:rsidRDefault="00000000">
      <w:pPr>
        <w:spacing w:before="40" w:after="40"/>
      </w:pPr>
      <w:r>
        <w:rPr>
          <w:b/>
          <w:bCs/>
          <w:color w:val="1F3864"/>
        </w:rPr>
        <w:t>Tasks</w:t>
      </w:r>
    </w:p>
    <w:p w14:paraId="35D70FF1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Run the full experiments: all augmentations × all datasets, several seeds each</w:t>
      </w:r>
    </w:p>
    <w:p w14:paraId="168B5B7B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Use Google Colab for GPU acceleration if needed</w:t>
      </w:r>
    </w:p>
    <w:p w14:paraId="7B4149BC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Store results systematically and traceably</w:t>
      </w:r>
    </w:p>
    <w:p w14:paraId="12B69927" w14:textId="77777777" w:rsidR="003C0E58" w:rsidRDefault="00000000">
      <w:pPr>
        <w:spacing w:before="60" w:after="60"/>
      </w:pPr>
      <w:r>
        <w:rPr>
          <w:b/>
          <w:bCs/>
          <w:color w:val="1F3864"/>
        </w:rPr>
        <w:t xml:space="preserve">Tools &amp; learning focus: </w:t>
      </w:r>
      <w:r>
        <w:t>PyTorch, Google Colab.</w:t>
      </w:r>
    </w:p>
    <w:p w14:paraId="021E1735" w14:textId="77777777" w:rsidR="003C0E58" w:rsidRDefault="00000000">
      <w:pPr>
        <w:spacing w:before="60" w:after="200"/>
      </w:pPr>
      <w:r>
        <w:rPr>
          <w:b/>
          <w:bCs/>
          <w:color w:val="1F3864"/>
        </w:rPr>
        <w:t xml:space="preserve">Result: </w:t>
      </w:r>
      <w:r>
        <w:t>Raw results for all main configurations are available.</w:t>
      </w:r>
    </w:p>
    <w:p w14:paraId="576CFBE8" w14:textId="77777777" w:rsidR="003C0E58" w:rsidRDefault="00000000">
      <w:pPr>
        <w:pStyle w:val="Heading2"/>
      </w:pPr>
      <w:r>
        <w:t>Week 7  ·  27 Jul–3 Aug 2026</w:t>
      </w:r>
    </w:p>
    <w:p w14:paraId="0B08E135" w14:textId="77777777" w:rsidR="003C0E58" w:rsidRDefault="00000000">
      <w:pPr>
        <w:spacing w:after="100"/>
      </w:pPr>
      <w:r>
        <w:rPr>
          <w:b/>
          <w:bCs/>
          <w:i/>
          <w:iCs/>
          <w:color w:val="2E75B6"/>
          <w:sz w:val="22"/>
          <w:szCs w:val="22"/>
        </w:rPr>
        <w:t>Sensitivity studies &amp; failure cases</w:t>
      </w:r>
    </w:p>
    <w:p w14:paraId="6EB46446" w14:textId="77777777" w:rsidR="003C0E58" w:rsidRDefault="00000000">
      <w:pPr>
        <w:spacing w:before="40" w:after="40"/>
      </w:pPr>
      <w:r>
        <w:rPr>
          <w:b/>
          <w:bCs/>
          <w:color w:val="1F3864"/>
        </w:rPr>
        <w:t>Tasks</w:t>
      </w:r>
    </w:p>
    <w:p w14:paraId="1977D036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Hyperparameter and sensitivity studies: masking rate, augmentation strength, embedding dimension</w:t>
      </w:r>
    </w:p>
    <w:p w14:paraId="247B67FC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Investigate limitations and failure cases of the augmentation techniques</w:t>
      </w:r>
    </w:p>
    <w:p w14:paraId="0AA00005" w14:textId="77777777" w:rsidR="00AA0001" w:rsidRDefault="00AA0001">
      <w:pPr>
        <w:pStyle w:val="ListParagraph"/>
        <w:numPr>
          <w:ilvl w:val="0"/>
          <w:numId w:val="2"/>
        </w:numPr>
        <w:spacing w:after="40"/>
        <w:rPr>
          <w:ins w:id="5005" w:author="Claude" w:date="2026-06-16T00:00:00Z"/>
        </w:rPr>
      </w:pPr>
      <w:ins w:id="5105" w:author="Claude" w:date="2026-06-16T00:00:00Z">
        <w:r>
          <w:t xml:space="preserve">Produce stratified results tables: report NMI and ARI broken down by dataset taxonomy (e.g. datasets with &gt;50% categorical features vs. mostly numerical) — this turns the semantic-preservation concern into a testable, clearly structured hypothesis</w:t>
        </w:r>
      </w:ins>
    </w:p>
    <w:p w14:paraId="2D50E326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lastRenderedPageBreak/>
        <w:t>Prepare results as tables and figures</w:t>
      </w:r>
    </w:p>
    <w:p w14:paraId="1326EFEA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Supervisor meeting: discuss the results</w:t>
      </w:r>
    </w:p>
    <w:p w14:paraId="57CEA5F2" w14:textId="77777777" w:rsidR="003C0E58" w:rsidRDefault="00000000">
      <w:pPr>
        <w:spacing w:before="60" w:after="60"/>
      </w:pPr>
      <w:r>
        <w:rPr>
          <w:b/>
          <w:bCs/>
          <w:color w:val="1F3864"/>
        </w:rPr>
        <w:t xml:space="preserve">Tools &amp; learning focus: </w:t>
      </w:r>
      <w:r>
        <w:t>PyTorch, matplotlib.</w:t>
      </w:r>
    </w:p>
    <w:p w14:paraId="2DC108C3" w14:textId="77777777" w:rsidR="003C0E58" w:rsidRDefault="00000000">
      <w:pPr>
        <w:spacing w:before="60" w:after="200"/>
      </w:pPr>
      <w:r>
        <w:rPr>
          <w:b/>
          <w:bCs/>
          <w:color w:val="1F3864"/>
        </w:rPr>
        <w:t xml:space="preserve">Result: </w:t>
      </w:r>
      <w:r>
        <w:t>Complete experimental results incl. plots and tables.</w:t>
      </w:r>
      <w:r>
        <w:rPr>
          <w:b/>
          <w:bCs/>
          <w:color w:val="2E75B6"/>
        </w:rPr>
        <w:t xml:space="preserve">   ◆ Milestone M4</w:t>
      </w:r>
    </w:p>
    <w:p w14:paraId="6179DE21" w14:textId="77777777" w:rsidR="003C0E58" w:rsidRDefault="00000000">
      <w:pPr>
        <w:shd w:val="clear" w:color="auto" w:fill="1F3864"/>
        <w:spacing w:before="340" w:after="140"/>
      </w:pPr>
      <w:r>
        <w:rPr>
          <w:b/>
          <w:bCs/>
          <w:color w:val="FFFFFF"/>
          <w:sz w:val="22"/>
          <w:szCs w:val="22"/>
        </w:rPr>
        <w:t xml:space="preserve">  PHASE D  ·  ANALYSIS &amp; WRITING</w:t>
      </w:r>
    </w:p>
    <w:p w14:paraId="1B4B8829" w14:textId="77777777" w:rsidR="003C0E58" w:rsidRDefault="00000000">
      <w:pPr>
        <w:pStyle w:val="Heading2"/>
      </w:pPr>
      <w:r>
        <w:t>Week 8  ·  3–9 Aug 2026</w:t>
      </w:r>
    </w:p>
    <w:p w14:paraId="3BB33D26" w14:textId="77777777" w:rsidR="003C0E58" w:rsidRDefault="00000000">
      <w:pPr>
        <w:spacing w:after="100"/>
      </w:pPr>
      <w:r>
        <w:rPr>
          <w:b/>
          <w:bCs/>
          <w:i/>
          <w:iCs/>
          <w:color w:val="2E75B6"/>
          <w:sz w:val="22"/>
          <w:szCs w:val="22"/>
        </w:rPr>
        <w:t>Analysis &amp; core chapters</w:t>
      </w:r>
    </w:p>
    <w:p w14:paraId="663DB3BE" w14:textId="77777777" w:rsidR="003C0E58" w:rsidRDefault="00000000">
      <w:pPr>
        <w:spacing w:before="40" w:after="40"/>
      </w:pPr>
      <w:r>
        <w:rPr>
          <w:b/>
          <w:bCs/>
          <w:color w:val="1F3864"/>
        </w:rPr>
        <w:t>Tasks</w:t>
      </w:r>
    </w:p>
    <w:p w14:paraId="6825712A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Analyse the results: which augmentation improves or worsens clustering — and possible explanations</w:t>
      </w:r>
    </w:p>
    <w:p w14:paraId="0AA00006" w14:textId="77777777" w:rsidR="00AA0001" w:rsidRDefault="00AA0001">
      <w:pPr>
        <w:pStyle w:val="ListParagraph"/>
        <w:numPr>
          <w:ilvl w:val="0"/>
          <w:numId w:val="2"/>
        </w:numPr>
        <w:spacing w:after="40"/>
        <w:rPr>
          <w:ins w:id="5006" w:author="Claude" w:date="2026-06-16T00:00:00Z"/>
        </w:rPr>
      </w:pPr>
      <w:ins w:id="5106" w:author="Claude" w:date="2026-06-16T00:00:00Z">
        <w:r>
          <w:t xml:space="preserve">Analyse stratified results: does the no-augmentation baseline match or outperform augmented variants on high-categorical datasets? Does the Type-Aware pipeline improve clustering on those datasets? Report findings per taxonomy stratum</w:t>
        </w:r>
      </w:ins>
    </w:p>
    <w:p w14:paraId="7F733CBC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Write the “Methodology” chapter (LaTeX)</w:t>
      </w:r>
    </w:p>
    <w:p w14:paraId="02EDE865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Write the “Experiments &amp; Results” chapter</w:t>
      </w:r>
    </w:p>
    <w:p w14:paraId="7BF913F9" w14:textId="77777777" w:rsidR="003C0E58" w:rsidRDefault="00000000">
      <w:pPr>
        <w:spacing w:before="60" w:after="60"/>
      </w:pPr>
      <w:r>
        <w:rPr>
          <w:b/>
          <w:bCs/>
          <w:color w:val="1F3864"/>
        </w:rPr>
        <w:t xml:space="preserve">Tools &amp; learning focus: </w:t>
      </w:r>
      <w:r>
        <w:t>LaTeX, matplotlib.</w:t>
      </w:r>
    </w:p>
    <w:p w14:paraId="1D803AE3" w14:textId="77777777" w:rsidR="003C0E58" w:rsidRDefault="00000000">
      <w:pPr>
        <w:spacing w:before="60" w:after="200"/>
      </w:pPr>
      <w:r>
        <w:rPr>
          <w:b/>
          <w:bCs/>
          <w:color w:val="1F3864"/>
        </w:rPr>
        <w:t xml:space="preserve">Result: </w:t>
      </w:r>
      <w:r>
        <w:t>Analysis completed; methodology and results chapters drafted.</w:t>
      </w:r>
    </w:p>
    <w:p w14:paraId="5B5FD16F" w14:textId="77777777" w:rsidR="003C0E58" w:rsidRDefault="00000000">
      <w:pPr>
        <w:pStyle w:val="Heading2"/>
      </w:pPr>
      <w:r>
        <w:t>Week 9  ·  10–17 Aug 2026</w:t>
      </w:r>
    </w:p>
    <w:p w14:paraId="05F2674B" w14:textId="77777777" w:rsidR="003C0E58" w:rsidRDefault="00000000">
      <w:pPr>
        <w:spacing w:after="100"/>
      </w:pPr>
      <w:r>
        <w:rPr>
          <w:b/>
          <w:bCs/>
          <w:i/>
          <w:iCs/>
          <w:color w:val="2E75B6"/>
          <w:sz w:val="22"/>
          <w:szCs w:val="22"/>
        </w:rPr>
        <w:t>Discussion &amp; complete first draft</w:t>
      </w:r>
    </w:p>
    <w:p w14:paraId="3F71652A" w14:textId="77777777" w:rsidR="003C0E58" w:rsidRDefault="00000000">
      <w:pPr>
        <w:spacing w:before="40" w:after="40"/>
      </w:pPr>
      <w:r>
        <w:rPr>
          <w:b/>
          <w:bCs/>
          <w:color w:val="1F3864"/>
        </w:rPr>
        <w:t>Tasks</w:t>
      </w:r>
    </w:p>
    <w:p w14:paraId="7C42C995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Write the “Discussion” chapter: interpretation, contextualisation, limitations</w:t>
      </w:r>
    </w:p>
    <w:p w14:paraId="293C445A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Write the introduction, related work (finalise), conclusion &amp; outlook, and abstract</w:t>
      </w:r>
    </w:p>
    <w:p w14:paraId="081707D7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Merge the full document and hand it to the supervisor</w:t>
      </w:r>
    </w:p>
    <w:p w14:paraId="76948018" w14:textId="77777777" w:rsidR="003C0E58" w:rsidRDefault="00000000">
      <w:pPr>
        <w:spacing w:before="60" w:after="60"/>
      </w:pPr>
      <w:r>
        <w:rPr>
          <w:b/>
          <w:bCs/>
          <w:color w:val="1F3864"/>
        </w:rPr>
        <w:t xml:space="preserve">Tools &amp; learning focus: </w:t>
      </w:r>
      <w:r>
        <w:t>LaTeX.</w:t>
      </w:r>
    </w:p>
    <w:p w14:paraId="3A031361" w14:textId="77777777" w:rsidR="003C0E58" w:rsidRDefault="00000000">
      <w:pPr>
        <w:spacing w:before="60" w:after="200"/>
      </w:pPr>
      <w:r>
        <w:rPr>
          <w:b/>
          <w:bCs/>
          <w:color w:val="1F3864"/>
        </w:rPr>
        <w:t xml:space="preserve">Result: </w:t>
      </w:r>
      <w:r>
        <w:t>Complete first draft handed to the supervisor.</w:t>
      </w:r>
      <w:r>
        <w:rPr>
          <w:b/>
          <w:bCs/>
          <w:color w:val="2E75B6"/>
        </w:rPr>
        <w:t xml:space="preserve">   ◆ Milestone M5</w:t>
      </w:r>
    </w:p>
    <w:p w14:paraId="230B310E" w14:textId="77777777" w:rsidR="003C0E58" w:rsidRDefault="00000000">
      <w:pPr>
        <w:shd w:val="clear" w:color="auto" w:fill="1F3864"/>
        <w:spacing w:before="340" w:after="140"/>
      </w:pPr>
      <w:r>
        <w:rPr>
          <w:b/>
          <w:bCs/>
          <w:color w:val="FFFFFF"/>
          <w:sz w:val="22"/>
          <w:szCs w:val="22"/>
        </w:rPr>
        <w:t xml:space="preserve">  PHASE E  ·  REVISION &amp; SUBMISSION</w:t>
      </w:r>
    </w:p>
    <w:p w14:paraId="7F659E21" w14:textId="77777777" w:rsidR="003C0E58" w:rsidRDefault="00000000">
      <w:pPr>
        <w:pStyle w:val="Heading2"/>
      </w:pPr>
      <w:r>
        <w:t>Week 10  ·  17–25 Aug 2026</w:t>
      </w:r>
    </w:p>
    <w:p w14:paraId="78705318" w14:textId="77777777" w:rsidR="003C0E58" w:rsidRDefault="00000000">
      <w:pPr>
        <w:spacing w:after="100"/>
      </w:pPr>
      <w:r>
        <w:rPr>
          <w:b/>
          <w:bCs/>
          <w:i/>
          <w:iCs/>
          <w:color w:val="2E75B6"/>
          <w:sz w:val="22"/>
          <w:szCs w:val="22"/>
        </w:rPr>
        <w:t>Revision &amp; submission</w:t>
      </w:r>
    </w:p>
    <w:p w14:paraId="0830AA58" w14:textId="77777777" w:rsidR="003C0E58" w:rsidRDefault="00000000">
      <w:pPr>
        <w:spacing w:before="40" w:after="40"/>
      </w:pPr>
      <w:r>
        <w:rPr>
          <w:b/>
          <w:bCs/>
          <w:color w:val="1F3864"/>
        </w:rPr>
        <w:t>Tasks</w:t>
      </w:r>
    </w:p>
    <w:p w14:paraId="4E03B7BA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Incorporate supervisor feedback</w:t>
      </w:r>
    </w:p>
    <w:p w14:paraId="7FAC3887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Proofread: language, consistency, narrative flow</w:t>
      </w:r>
    </w:p>
    <w:p w14:paraId="0D018AB5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LaTeX polishing: formatting, references with biber, lists/indexes, figure quality</w:t>
      </w:r>
    </w:p>
    <w:p w14:paraId="0F32F861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Declaration of authorship, final checks, submission format</w:t>
      </w:r>
    </w:p>
    <w:p w14:paraId="316F64AD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Buffer for unforeseen issues</w:t>
      </w:r>
    </w:p>
    <w:p w14:paraId="1976069C" w14:textId="77777777" w:rsidR="003C0E58" w:rsidRDefault="00000000">
      <w:pPr>
        <w:spacing w:before="60" w:after="60"/>
      </w:pPr>
      <w:r>
        <w:rPr>
          <w:b/>
          <w:bCs/>
          <w:color w:val="1F3864"/>
        </w:rPr>
        <w:t xml:space="preserve">Tools &amp; learning focus: </w:t>
      </w:r>
      <w:r>
        <w:t>LaTeX.</w:t>
      </w:r>
    </w:p>
    <w:p w14:paraId="5FE84644" w14:textId="77777777" w:rsidR="003C0E58" w:rsidRDefault="00000000">
      <w:pPr>
        <w:spacing w:before="60" w:after="200"/>
      </w:pPr>
      <w:r>
        <w:rPr>
          <w:b/>
          <w:bCs/>
          <w:color w:val="1F3864"/>
        </w:rPr>
        <w:t xml:space="preserve">Result: </w:t>
      </w:r>
      <w:r>
        <w:t>Submission of the bachelor's thesis — Sunday, 25 Aug 2026 at the latest.</w:t>
      </w:r>
      <w:r>
        <w:rPr>
          <w:b/>
          <w:bCs/>
          <w:color w:val="2E75B6"/>
        </w:rPr>
        <w:t xml:space="preserve">   ◆ Milestone M6</w:t>
      </w:r>
    </w:p>
    <w:p w14:paraId="6CDC965C" w14:textId="77777777" w:rsidR="003C0E58" w:rsidRDefault="00000000">
      <w:pPr>
        <w:pStyle w:val="Heading1"/>
        <w:pageBreakBefore/>
      </w:pPr>
      <w:r>
        <w:lastRenderedPageBreak/>
        <w:t>5  Milestones</w:t>
      </w:r>
    </w:p>
    <w:p w14:paraId="65814AB2" w14:textId="77777777" w:rsidR="003C0E58" w:rsidRDefault="00000000">
      <w:pPr>
        <w:spacing w:after="120"/>
        <w:jc w:val="both"/>
      </w:pPr>
      <w:r>
        <w:t>Six milestones make progress verifiable. If a milestone is clearly missed, that is a strong signal to talk to the supervisor about adjusting the scope.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1560"/>
        <w:gridCol w:w="1240"/>
        <w:gridCol w:w="5466"/>
      </w:tblGrid>
      <w:tr w:rsidR="003C0E58" w14:paraId="2DC57B4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1B717F" w14:textId="77777777" w:rsidR="003C0E58" w:rsidRDefault="003C0E58"/>
        </w:tc>
        <w:tc>
          <w:tcPr>
            <w:tcW w:w="1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DDDF04" w14:textId="77777777" w:rsidR="003C0E58" w:rsidRDefault="00000000"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</w:p>
        </w:tc>
        <w:tc>
          <w:tcPr>
            <w:tcW w:w="12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C17A09" w14:textId="77777777" w:rsidR="003C0E58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54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73A673" w14:textId="77777777" w:rsidR="003C0E58" w:rsidRDefault="00000000">
            <w:r>
              <w:rPr>
                <w:b/>
                <w:bCs/>
                <w:color w:val="FFFFFF"/>
                <w:sz w:val="20"/>
                <w:szCs w:val="20"/>
              </w:rPr>
              <w:t>Outcome</w:t>
            </w:r>
          </w:p>
        </w:tc>
      </w:tr>
      <w:tr w:rsidR="003C0E58" w14:paraId="63DFCC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17CD35" w14:textId="77777777" w:rsidR="003C0E58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M1</w:t>
            </w:r>
          </w:p>
        </w:tc>
        <w:tc>
          <w:tcPr>
            <w:tcW w:w="1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281F62" w14:textId="77777777" w:rsidR="003C0E58" w:rsidRDefault="00000000">
            <w:r>
              <w:rPr>
                <w:color w:val="000000"/>
                <w:sz w:val="20"/>
                <w:szCs w:val="20"/>
              </w:rPr>
              <w:t>End of week 1</w:t>
            </w:r>
          </w:p>
        </w:tc>
        <w:tc>
          <w:tcPr>
            <w:tcW w:w="12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489DC4" w14:textId="77777777" w:rsidR="003C0E5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22 Jun 2026</w:t>
            </w:r>
          </w:p>
        </w:tc>
        <w:tc>
          <w:tcPr>
            <w:tcW w:w="54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D90D4B" w14:textId="77777777" w:rsidR="003C0E58" w:rsidRDefault="00000000">
            <w:r>
              <w:rPr>
                <w:color w:val="000000"/>
                <w:sz w:val="20"/>
                <w:szCs w:val="20"/>
              </w:rPr>
              <w:t>PyTorch fundamentals consolidated; well-founded literature overview</w:t>
            </w:r>
          </w:p>
        </w:tc>
      </w:tr>
      <w:tr w:rsidR="003C0E58" w14:paraId="7B59FE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BD537C" w14:textId="77777777" w:rsidR="003C0E58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M2</w:t>
            </w:r>
          </w:p>
        </w:tc>
        <w:tc>
          <w:tcPr>
            <w:tcW w:w="1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388F11" w14:textId="77777777" w:rsidR="003C0E58" w:rsidRDefault="00000000">
            <w:r>
              <w:rPr>
                <w:color w:val="000000"/>
                <w:sz w:val="20"/>
                <w:szCs w:val="20"/>
              </w:rPr>
              <w:t>End of week 2</w:t>
            </w:r>
          </w:p>
        </w:tc>
        <w:tc>
          <w:tcPr>
            <w:tcW w:w="12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D562E8" w14:textId="77777777" w:rsidR="003C0E5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29 Jun 2026</w:t>
            </w:r>
          </w:p>
        </w:tc>
        <w:tc>
          <w:tcPr>
            <w:tcW w:w="54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402F0E" w14:textId="77777777" w:rsidR="003C0E58" w:rsidRDefault="00000000">
            <w:r>
              <w:rPr>
                <w:color w:val="000000"/>
                <w:sz w:val="20"/>
                <w:szCs w:val="20"/>
              </w:rPr>
              <w:t>Method and datasets fixed; related-work draft; scope agreed with the supervisor</w:t>
            </w:r>
          </w:p>
        </w:tc>
      </w:tr>
      <w:tr w:rsidR="003C0E58" w14:paraId="28FDE0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887371" w14:textId="77777777" w:rsidR="003C0E58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M3</w:t>
            </w:r>
          </w:p>
        </w:tc>
        <w:tc>
          <w:tcPr>
            <w:tcW w:w="1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C1A3AB" w14:textId="77777777" w:rsidR="003C0E58" w:rsidRDefault="00000000">
            <w:r>
              <w:rPr>
                <w:color w:val="000000"/>
                <w:sz w:val="20"/>
                <w:szCs w:val="20"/>
              </w:rPr>
              <w:t>End of week 4</w:t>
            </w:r>
          </w:p>
        </w:tc>
        <w:tc>
          <w:tcPr>
            <w:tcW w:w="12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B0CD5B" w14:textId="77777777" w:rsidR="003C0E5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13 Jul 2026</w:t>
            </w:r>
          </w:p>
        </w:tc>
        <w:tc>
          <w:tcPr>
            <w:tcW w:w="54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C30E06" w14:textId="77777777" w:rsidR="003C0E58" w:rsidRDefault="00000000">
            <w:r>
              <w:rPr>
                <w:color w:val="000000"/>
                <w:sz w:val="20"/>
                <w:szCs w:val="20"/>
              </w:rPr>
              <w:t>Minimal end-to-end pipeline (MVP) produces first clustering results</w:t>
            </w:r>
          </w:p>
        </w:tc>
      </w:tr>
      <w:tr w:rsidR="003C0E58" w14:paraId="56427D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9D9D41" w14:textId="77777777" w:rsidR="003C0E58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M4</w:t>
            </w:r>
          </w:p>
        </w:tc>
        <w:tc>
          <w:tcPr>
            <w:tcW w:w="1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A69A61" w14:textId="77777777" w:rsidR="003C0E58" w:rsidRDefault="00000000">
            <w:r>
              <w:rPr>
                <w:color w:val="000000"/>
                <w:sz w:val="20"/>
                <w:szCs w:val="20"/>
              </w:rPr>
              <w:t>End of week 7</w:t>
            </w:r>
          </w:p>
        </w:tc>
        <w:tc>
          <w:tcPr>
            <w:tcW w:w="12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7D7E49" w14:textId="77777777" w:rsidR="003C0E5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 Aug 2026</w:t>
            </w:r>
          </w:p>
        </w:tc>
        <w:tc>
          <w:tcPr>
            <w:tcW w:w="54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62AAE3" w14:textId="77777777" w:rsidR="003C0E58" w:rsidRDefault="00000000">
            <w:r>
              <w:rPr>
                <w:color w:val="000000"/>
                <w:sz w:val="20"/>
                <w:szCs w:val="20"/>
              </w:rPr>
              <w:t>Complete experimental results incl. sensitivity studies, tables and figures</w:t>
            </w:r>
          </w:p>
        </w:tc>
      </w:tr>
      <w:tr w:rsidR="003C0E58" w14:paraId="573B97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CE3E67" w14:textId="77777777" w:rsidR="003C0E58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M5</w:t>
            </w:r>
          </w:p>
        </w:tc>
        <w:tc>
          <w:tcPr>
            <w:tcW w:w="1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3CD52D" w14:textId="77777777" w:rsidR="003C0E58" w:rsidRDefault="00000000">
            <w:r>
              <w:rPr>
                <w:color w:val="000000"/>
                <w:sz w:val="20"/>
                <w:szCs w:val="20"/>
              </w:rPr>
              <w:t>End of week 9</w:t>
            </w:r>
          </w:p>
        </w:tc>
        <w:tc>
          <w:tcPr>
            <w:tcW w:w="12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CAFE6E" w14:textId="77777777" w:rsidR="003C0E5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17 Aug 2026</w:t>
            </w:r>
          </w:p>
        </w:tc>
        <w:tc>
          <w:tcPr>
            <w:tcW w:w="54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8FAF0E" w14:textId="77777777" w:rsidR="003C0E58" w:rsidRDefault="00000000">
            <w:r>
              <w:rPr>
                <w:color w:val="000000"/>
                <w:sz w:val="20"/>
                <w:szCs w:val="20"/>
              </w:rPr>
              <w:t>Complete first draft handed to the supervisor</w:t>
            </w:r>
          </w:p>
        </w:tc>
      </w:tr>
      <w:tr w:rsidR="003C0E58" w14:paraId="69C5B6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3F87BC" w14:textId="77777777" w:rsidR="003C0E58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M6</w:t>
            </w:r>
          </w:p>
        </w:tc>
        <w:tc>
          <w:tcPr>
            <w:tcW w:w="1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46F2B7" w14:textId="77777777" w:rsidR="003C0E58" w:rsidRDefault="00000000">
            <w:r>
              <w:rPr>
                <w:color w:val="000000"/>
                <w:sz w:val="20"/>
                <w:szCs w:val="20"/>
              </w:rPr>
              <w:t>End of week 10</w:t>
            </w:r>
          </w:p>
        </w:tc>
        <w:tc>
          <w:tcPr>
            <w:tcW w:w="12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DA31E5" w14:textId="77777777" w:rsidR="003C0E5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Aug 2026</w:t>
            </w:r>
          </w:p>
        </w:tc>
        <w:tc>
          <w:tcPr>
            <w:tcW w:w="54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B8E8BE" w14:textId="77777777" w:rsidR="003C0E58" w:rsidRDefault="00000000">
            <w:r>
              <w:rPr>
                <w:color w:val="000000"/>
                <w:sz w:val="20"/>
                <w:szCs w:val="20"/>
              </w:rPr>
              <w:t>Submission of the bachelor's thesis (latest date)</w:t>
            </w:r>
          </w:p>
        </w:tc>
      </w:tr>
    </w:tbl>
    <w:p w14:paraId="5E178A23" w14:textId="7905C334" w:rsidR="003C0E58" w:rsidRDefault="003C0E58">
      <w:pPr>
        <w:pBdr>
          <w:left w:val="single" w:sz="18" w:space="8" w:color="2E75B6"/>
        </w:pBdr>
        <w:shd w:val="clear" w:color="auto" w:fill="DCE6F2"/>
        <w:spacing w:before="160" w:after="80"/>
      </w:pPr>
    </w:p>
    <w:sectPr w:rsidR="003C0E5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7EC68" w14:textId="77777777" w:rsidR="001627F1" w:rsidRDefault="001627F1">
      <w:r>
        <w:separator/>
      </w:r>
    </w:p>
  </w:endnote>
  <w:endnote w:type="continuationSeparator" w:id="0">
    <w:p w14:paraId="0F6C36EE" w14:textId="77777777" w:rsidR="001627F1" w:rsidRDefault="001627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ED5BF" w14:textId="77777777" w:rsidR="003C0E58" w:rsidRDefault="00000000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A835EB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A835EB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BBA4F" w14:textId="77777777" w:rsidR="001627F1" w:rsidRDefault="001627F1">
      <w:r>
        <w:separator/>
      </w:r>
    </w:p>
  </w:footnote>
  <w:footnote w:type="continuationSeparator" w:id="0">
    <w:p w14:paraId="0D7428D3" w14:textId="77777777" w:rsidR="001627F1" w:rsidRDefault="001627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BF49A" w14:textId="77777777" w:rsidR="003C0E58" w:rsidRDefault="00000000">
    <w:pPr>
      <w:jc w:val="right"/>
    </w:pPr>
    <w:r>
      <w:rPr>
        <w:color w:val="888888"/>
        <w:sz w:val="16"/>
        <w:szCs w:val="16"/>
      </w:rPr>
      <w:t>Thesis Timeline · Hai Nguyen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1634BB"/>
    <w:multiLevelType w:val="hybridMultilevel"/>
    <w:tmpl w:val="4FAC112A"/>
    <w:lvl w:ilvl="0" w:tplc="E5046FEC">
      <w:start w:val="1"/>
      <w:numFmt w:val="bullet"/>
      <w:lvlText w:val="•"/>
      <w:lvlJc w:val="left"/>
      <w:pPr>
        <w:ind w:left="360" w:hanging="240"/>
      </w:pPr>
    </w:lvl>
    <w:lvl w:ilvl="1" w:tplc="53B81E04">
      <w:numFmt w:val="decimal"/>
      <w:lvlText w:val=""/>
      <w:lvlJc w:val="left"/>
    </w:lvl>
    <w:lvl w:ilvl="2" w:tplc="D2AEFDCE">
      <w:numFmt w:val="decimal"/>
      <w:lvlText w:val=""/>
      <w:lvlJc w:val="left"/>
    </w:lvl>
    <w:lvl w:ilvl="3" w:tplc="6DB0502A">
      <w:numFmt w:val="decimal"/>
      <w:lvlText w:val=""/>
      <w:lvlJc w:val="left"/>
    </w:lvl>
    <w:lvl w:ilvl="4" w:tplc="C96E0DDA">
      <w:numFmt w:val="decimal"/>
      <w:lvlText w:val=""/>
      <w:lvlJc w:val="left"/>
    </w:lvl>
    <w:lvl w:ilvl="5" w:tplc="D8FA67BA">
      <w:numFmt w:val="decimal"/>
      <w:lvlText w:val=""/>
      <w:lvlJc w:val="left"/>
    </w:lvl>
    <w:lvl w:ilvl="6" w:tplc="BFEC7994">
      <w:numFmt w:val="decimal"/>
      <w:lvlText w:val=""/>
      <w:lvlJc w:val="left"/>
    </w:lvl>
    <w:lvl w:ilvl="7" w:tplc="A6A0C7A4">
      <w:numFmt w:val="decimal"/>
      <w:lvlText w:val=""/>
      <w:lvlJc w:val="left"/>
    </w:lvl>
    <w:lvl w:ilvl="8" w:tplc="582E75E0">
      <w:numFmt w:val="decimal"/>
      <w:lvlText w:val=""/>
      <w:lvlJc w:val="left"/>
    </w:lvl>
  </w:abstractNum>
  <w:abstractNum w:abstractNumId="1" w15:restartNumberingAfterBreak="0">
    <w:nsid w:val="7F301E29"/>
    <w:multiLevelType w:val="hybridMultilevel"/>
    <w:tmpl w:val="3BDE362A"/>
    <w:lvl w:ilvl="0" w:tplc="5B9E4C6A">
      <w:start w:val="1"/>
      <w:numFmt w:val="bullet"/>
      <w:lvlText w:val="●"/>
      <w:lvlJc w:val="left"/>
      <w:pPr>
        <w:ind w:left="720" w:hanging="360"/>
      </w:pPr>
    </w:lvl>
    <w:lvl w:ilvl="1" w:tplc="006EB60E">
      <w:start w:val="1"/>
      <w:numFmt w:val="bullet"/>
      <w:lvlText w:val="○"/>
      <w:lvlJc w:val="left"/>
      <w:pPr>
        <w:ind w:left="1440" w:hanging="360"/>
      </w:pPr>
    </w:lvl>
    <w:lvl w:ilvl="2" w:tplc="DF5EBD62">
      <w:start w:val="1"/>
      <w:numFmt w:val="bullet"/>
      <w:lvlText w:val="■"/>
      <w:lvlJc w:val="left"/>
      <w:pPr>
        <w:ind w:left="2160" w:hanging="360"/>
      </w:pPr>
    </w:lvl>
    <w:lvl w:ilvl="3" w:tplc="F0208D0A">
      <w:start w:val="1"/>
      <w:numFmt w:val="bullet"/>
      <w:lvlText w:val="●"/>
      <w:lvlJc w:val="left"/>
      <w:pPr>
        <w:ind w:left="2880" w:hanging="360"/>
      </w:pPr>
    </w:lvl>
    <w:lvl w:ilvl="4" w:tplc="206080EC">
      <w:start w:val="1"/>
      <w:numFmt w:val="bullet"/>
      <w:lvlText w:val="○"/>
      <w:lvlJc w:val="left"/>
      <w:pPr>
        <w:ind w:left="3600" w:hanging="360"/>
      </w:pPr>
    </w:lvl>
    <w:lvl w:ilvl="5" w:tplc="6218A528">
      <w:start w:val="1"/>
      <w:numFmt w:val="bullet"/>
      <w:lvlText w:val="■"/>
      <w:lvlJc w:val="left"/>
      <w:pPr>
        <w:ind w:left="4320" w:hanging="360"/>
      </w:pPr>
    </w:lvl>
    <w:lvl w:ilvl="6" w:tplc="5C22FF7E">
      <w:start w:val="1"/>
      <w:numFmt w:val="bullet"/>
      <w:lvlText w:val="●"/>
      <w:lvlJc w:val="left"/>
      <w:pPr>
        <w:ind w:left="5040" w:hanging="360"/>
      </w:pPr>
    </w:lvl>
    <w:lvl w:ilvl="7" w:tplc="08DAE526">
      <w:start w:val="1"/>
      <w:numFmt w:val="bullet"/>
      <w:lvlText w:val="●"/>
      <w:lvlJc w:val="left"/>
      <w:pPr>
        <w:ind w:left="5760" w:hanging="360"/>
      </w:pPr>
    </w:lvl>
    <w:lvl w:ilvl="8" w:tplc="6B8C7606">
      <w:start w:val="1"/>
      <w:numFmt w:val="bullet"/>
      <w:lvlText w:val="●"/>
      <w:lvlJc w:val="left"/>
      <w:pPr>
        <w:ind w:left="6480" w:hanging="360"/>
      </w:pPr>
    </w:lvl>
  </w:abstractNum>
  <w:num w:numId="1" w16cid:durableId="666637316">
    <w:abstractNumId w:val="1"/>
    <w:lvlOverride w:ilvl="0">
      <w:startOverride w:val="1"/>
    </w:lvlOverride>
  </w:num>
  <w:num w:numId="2" w16cid:durableId="1514841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E58"/>
    <w:rsid w:val="001627F1"/>
    <w:rsid w:val="003C0E58"/>
    <w:rsid w:val="00A835EB"/>
    <w:rsid w:val="00F95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54C93A8"/>
  <w15:docId w15:val="{0E3D1975-D85E-8547-9485-12C154E56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D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8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6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1334</Words>
  <Characters>7604</Characters>
  <Application>Microsoft Office Word</Application>
  <DocSecurity>0</DocSecurity>
  <Lines>63</Lines>
  <Paragraphs>17</Paragraphs>
  <ScaleCrop>false</ScaleCrop>
  <Company/>
  <LinksUpToDate>false</LinksUpToDate>
  <CharactersWithSpaces>8921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Ngoc Hai Nguyen</cp:lastModifiedBy>
  <cp:revision>2</cp:revision>
  <dcterms:created xsi:type="dcterms:W3CDTF">2026-05-22T08:38:00Z</dcterms:created>
  <dcterms:modified xsi:type="dcterms:W3CDTF">2026-05-22T09:13:00Z</dcterms:modified>
</cp:coreProperties>
</file>