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Zeitplan Bachelorarbeit</w:t>
      </w:r>
    </w:p>
    <w:p>
      <w:pPr>
        <w:spacing w:after="60"/>
      </w:pPr>
      <w:r>
        <w:rPr>
          <w:i/>
          <w:iCs/>
          <w:color w:val="2E75B6"/>
          <w:sz w:val="22"/>
          <w:szCs w:val="22"/>
        </w:rPr>
        <w:t xml:space="preserve">10-Wochen-Plan · Benchmarking Tabular Data Augmentation Techniques for Deep Clustering</w:t>
      </w:r>
    </w:p>
    <w:p>
      <w:pPr>
        <w:pBdr>
          <w:bottom w:val="single" w:color="1F3864" w:sz="8" w:space="4"/>
        </w:pBdr>
        <w:spacing w:after="240"/>
      </w:pPr>
      <w:r>
        <w:rPr>
          <w:color w:val="666666"/>
          <w:sz w:val="19"/>
          <w:szCs w:val="19"/>
        </w:rPr>
        <w:t xml:space="preserve">Hai Nguyen · B.Sc. Informatik, LMU München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Thema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Benchmarking Tabular Data Augmentation Techniques for Deep Clustering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Offizielle Bearbeitungszeit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15.06.2026 – 25.08.2026 (10 Wochen)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Vorbereitungsphase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15.06.2026 — vor dem offiziellen Start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Wöchentlicher Umfang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ca. 20–25 Stunden (Teilzeit)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Geschätzter Gesamtaufwand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ca. 220 Stunden (offizielle Phase)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Abgabetermin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spätestens Montag, 25.08.2026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Vorkenntnisse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Data-Mining-Kurs (Clustering, NMI/ARI, Silhouette); Python-Tooling und PyTorch werden in der Vorbereitungsphase erlernt</w:t>
            </w:r>
          </w:p>
        </w:tc>
      </w:tr>
    </w:tbl>
    <w:p>
      <w:pPr>
        <w:pStyle w:val="Heading1"/>
      </w:pPr>
      <w:r>
        <w:t xml:space="preserve">1  Überblick</w:t>
      </w:r>
    </w:p>
    <w:p>
      <w:pPr>
        <w:spacing w:after="120"/>
        <w:jc w:val="both"/>
      </w:pPr>
      <w:r>
        <w:rPr>
          <w:sz w:val="21"/>
          <w:szCs w:val="21"/>
        </w:rPr>
        <w:t xml:space="preserve">Dieser Plan gliedert die Bachelorarbeit in eine Vorbereitungsphase und fünf Phasen über zehn offizielle Wochen. Die zentrale Herausforderung: Das Thema setzt PyTorch und Deep Learning voraus, während du ohne Erfahrung mit numpy, pandas, matplotlib und scikit-learn startest. Da die offizielle Bearbeitungszeit nur zehn Wochen beträgt, wird die gesamte Werkzeug-Einarbeitung in die Vorbereitungsphase vor dem 16. Juni gelegt — so steht die volle offizielle Zeit für die inhaltliche Arbeit zur Verfügung.</w:t>
      </w:r>
    </w:p>
    <w:p>
      <w:pPr>
        <w:spacing w:after="120"/>
        <w:jc w:val="both"/>
      </w:pPr>
      <w:r>
        <w:rPr>
          <w:sz w:val="21"/>
          <w:szCs w:val="21"/>
        </w:rPr>
        <w:t xml:space="preserve">Dein Data-Mining-Kurs ist dabei ein echter Vorteil: Clustering-Verfahren und die Bewertungsmetriken NMI, ARI und Silhouette sind dir bereits vertraut. Die Lernlast liegt damit klar auf zwei Bereichen — dem Python-Tooling und dem Deep-Learning-Teil (contrastive learning, PyTorch).</w:t>
      </w:r>
    </w:p>
    <w:p>
      <w:pPr>
        <w:spacing w:after="120"/>
        <w:jc w:val="both"/>
      </w:pPr>
      <w:r>
        <w:rPr>
          <w:sz w:val="21"/>
          <w:szCs w:val="21"/>
        </w:rPr>
        <w:t xml:space="preserve">Der Plan folgt drei Prinzipien: Die Werkzeuge sind vor dem offiziellen Start gelernt, eine minimale End-to-End-Pipeline wird früh zum Laufen gebracht (Woche 4), und geschrieben wird laufend statt erst am Ende.</w:t>
      </w:r>
    </w:p>
    <w:p>
      <w:pPr>
        <w:pStyle w:val="Heading1"/>
      </w:pPr>
      <w:r>
        <w:t xml:space="preserve">2  Vorbereitungsphase (bis 14. Juni)</w:t>
      </w:r>
    </w:p>
    <w:p>
      <w:pPr>
        <w:spacing w:after="120"/>
        <w:jc w:val="both"/>
      </w:pPr>
      <w:r>
        <w:rPr>
          <w:sz w:val="21"/>
          <w:szCs w:val="21"/>
        </w:rPr>
        <w:t xml:space="preserve">Die Wochen bis zum offiziellen Start am 16. Juni sind fest für die Werkzeug-Einarbeitung eingeplant. Ziel ist, am 16. Juni mit einer lauffähigen Umgebung und solidem Python-Handwerkszeug zu starten — so zählt keine der zehn offiziellen Wochen für reines Tool-Lernen.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Python-Umgebung einrichten: Miniconda oder venv, Jupyter Notebook bzw. VS Code, Git-Repository anlegen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numpy &amp; pandas: Arrays und DataFrames, Indexing, CSV laden, einfache Transformationen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matplotlib: Scatterplots, Histogramme und Lernkurven darstellen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scikit-learn: StandardScaler, KMeans sowie die Kennzahlen NMI, ARI und Silhouette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Mini-Projekt: Iris- oder Digits-Datensatz clustern, NMI/ARI berechnen, Embedding in 2D plotten — knüpft direkt an deinen Data-Mining-Kurs 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PyTorch-Einstieg: Tensoren und Autograd anhand des Tutorials „Deep Learning with PyTorch: A 60 Minute Blitz“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SCARF (Bahri et al., 2022) einmal überfliegen, um ein Gefühl für das Thema zu bekommen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Lauffähige Arbeitsumgebung, Python-Grundlagen und ein erstes Gefühl für PyTorch und das Thema.</w:t>
      </w:r>
    </w:p>
    <w:p>
      <w:pPr>
        <w:pStyle w:val="Heading1"/>
        <w:pageBreakBefore/>
      </w:pPr>
      <w:r>
        <w:t xml:space="preserve">3  Phasenübersicht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100"/>
        <w:gridCol w:w="1640"/>
        <w:gridCol w:w="4166"/>
        <w:gridCol w:w="1300"/>
      </w:tblGrid>
      <w:tr>
        <w:trPr>
          <w:cantSplit/>
          <w:tblHeader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Wochen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Schwerpunkt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7F7F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15.06.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Vorbereitung: Werkzeuge &amp; Umgebung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Vorlauf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B5B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15.06.–28.06.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Literaturrecherche &amp; Konzeption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70AD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29.06.–19.07.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Implementierung des Benchmarks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66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20.07.–02.08.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Experimente &amp; Sensitivitätsstudien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C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8–9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03.08.–16.08.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Auswertung &amp; Schreiben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C050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17.08.–23.08.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Überarbeitung &amp; Abgabe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22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Gesamtaufwand offizielle Phase (Richtwert)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≈ 220 h</w:t>
            </w:r>
          </w:p>
        </w:tc>
      </w:tr>
    </w:tbl>
    <w:p>
      <w:pPr>
        <w:pStyle w:val="Heading1"/>
      </w:pPr>
      <w:r>
        <w:t xml:space="preserve">4  Wochenplan im Detail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A  ·  LITERATURRECHERCHE &amp; KONZEPTION</w:t>
      </w:r>
    </w:p>
    <w:p>
      <w:pPr>
        <w:pStyle w:val="Heading2"/>
      </w:pPr>
      <w:r>
        <w:t xml:space="preserve">Woche 1  ·  15.06.–22.06.2026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Literaturrecherche &amp; PyTorch festigen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SCARF (Bahri et al., 2022) gründlich lesen — die zentrale methodische Referenz für Feature-Corruption und contrastive learning auf Tabellendaten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Augmentation-Survey (Wang et al., 2025) querlesen, Fokus auf die Abschnitte zu Tabellendaten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3–4 weitere Quellen sichten: self-supervised/contrastive Learning für Tabellendaten (z. B. VIME, SubTab), Deep-Clustering-Grundlagen (DEC/IDEC), das SimCLR-Prinzip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Literaturnotizen strukturieren und bib-refs.bib (BibTeX) pflegen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PyTorch festigen: nn.Module, Dataset/DataLoader, Trainingsschleife und Optimizer — aufbauend auf der Vorbereitungsphase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Übung: ein einfaches MLP (Autoencoder oder Klassifikator) auf einem Tabellendatensatz trainieren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 (vollständige Trainings-Pipeline), Literaturverwaltung mit BibTeX.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Solides PyTorch-Handwerkszeug und ein fundierter Literaturüberblick.</w:t>
      </w:r>
      <w:r>
        <w:rPr>
          <w:b/>
          <w:bCs/>
          <w:color w:val="2E75B6"/>
          <w:sz w:val="21"/>
          <w:szCs w:val="21"/>
        </w:rPr>
        <w:t xml:space="preserve">   ◆ Meilenstein M1</w:t>
      </w:r>
    </w:p>
    <w:p>
      <w:pPr>
        <w:pStyle w:val="Heading2"/>
      </w:pPr>
      <w:r>
        <w:t xml:space="preserve">Woche 2  ·  22.06.–29.06.2026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Methode festlegen &amp; Related Work entwerfen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Methodik fixieren: contrastive Pretraining eines MLP-Encoders mit anschließendem k-Means auf den Embeddings als Deep-Clustering-Backbone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Datensätze auswählen: 3–4 Tabellendatensätze mit Ground-Truth-Labels (OpenML/UCI), unterschiedlich in Größe und Dimensionalität</w:t>
      </w:r>
    </w:p>
    <w:p>
      <w:pPr>
        <w:pStyle w:val="ListParagraph"/>
        <w:numPr>
          <w:ilvl w:val="0"/>
          <w:numId w:val="2"/>
        </w:numPr>
        <w:spacing w:after="40"/>
        <w:rPr>
          <w:ins w:id="6001" w:author="Claude" w:date="2026-06-16T00:00:00Z"/>
          <w:sz w:val="21"/>
          <w:szCs w:val="21"/>
        </w:rPr>
      </w:pPr>
      <w:ins w:id="6101" w:author="Claude" w:date="2026-06-16T00:00:00Z">
        <w:r>
          <w:rPr>
            <w:sz w:val="21"/>
            <w:szCs w:val="21"/>
          </w:rPr>
          <w:t xml:space="preserve">Jeden ausgewählten Datensatz nach Feature-Typ klassifizieren: Anteil kategorischer vs. numerischer Features berechnen und (wenn möglich) ermitteln, welche Features die meiste Mutual Information mit den Cluster-Labels tragen — diese Taxonomie bildet die Grundlage für die stratifizierte Auswertung in Phase C</w:t>
        </w:r>
      </w:ins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Gliederung der Arbeit festlegen; Kapitel „Related Work“ im Rohentwurf schreiben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Betreuer-Termin: Methode, Datensätze und Scope abstimmen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 (cleanthesis-Template), Literaturarbeit.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Methode und Datensätze fixiert, Related-Work-Rohentwurf, Scope mit Betreuer bestätigt.</w:t>
      </w:r>
      <w:r>
        <w:rPr>
          <w:b/>
          <w:bCs/>
          <w:color w:val="2E75B6"/>
          <w:sz w:val="21"/>
          <w:szCs w:val="21"/>
        </w:rPr>
        <w:t xml:space="preserve">   ◆ Meilenstein M2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B  ·  IMPLEMENTIERUNG DES BENCHMARKS</w:t>
      </w:r>
    </w:p>
    <w:p>
      <w:pPr>
        <w:pStyle w:val="Heading2"/>
      </w:pPr>
      <w:r>
        <w:t xml:space="preserve">Woche 3  ·  29.06.–05.07.2026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Datenpipeline &amp; Encoder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Datenmodul: Laden, Preprocessing (Skalierung numerischer und Encoding kategorialer Features), Train/Test-Split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Augmentierungsmodul als Grundgerüst mit der ersten Technik: Feature Masking / Corruption im SCARF-Stil</w:t>
      </w:r>
    </w:p>
    <w:p>
      <w:pPr>
        <w:pStyle w:val="ListParagraph"/>
        <w:numPr>
          <w:ilvl w:val="0"/>
          <w:numId w:val="2"/>
        </w:numPr>
        <w:spacing w:after="40"/>
        <w:rPr>
          <w:ins w:id="6002" w:author="Claude" w:date="2026-06-16T00:00:00Z"/>
          <w:sz w:val="21"/>
          <w:szCs w:val="21"/>
        </w:rPr>
      </w:pPr>
      <w:ins w:id="6102" w:author="Claude" w:date="2026-06-16T00:00:00Z">
        <w:r>
          <w:rPr>
            <w:sz w:val="21"/>
            <w:szCs w:val="21"/>
          </w:rPr>
          <w:t xml:space="preserve">Feature-Typ-Maske im Augmentierungsmodul implementieren: jede Spalte als kategorisch oder numerisch kennzeichnen; numerische Features erhalten Gaussian Noise oder feature-weises Skalieren, kategorische Features bleiben entweder unverändert oder werden ausschließlich durch Werte aus der empirischen Verteilung dieses Features ersetzt — nie beliebige Korruption</w:t>
        </w:r>
      </w:ins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Encoder-Netzwerk (MLP) implementieren, das Embeddings ausgibt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pandas.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Daten werden korrekt geladen und augmentiert; der Encoder liefert Embeddings.</w:t>
      </w:r>
    </w:p>
    <w:p>
      <w:pPr>
        <w:pStyle w:val="Heading2"/>
      </w:pPr>
      <w:r>
        <w:t xml:space="preserve">Woche 4  ·  06.07.–13.07.2026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Contrastive Training &amp; erste End-to-End-Pipeline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Contrastive Loss implementieren (NT-Xent / InfoNCE)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Trainingsschleife zusammensetzen und mit dem Encoder verbinden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Erster vollständiger Durchlauf: ein Datensatz, eine Augmentierung → Embedding → k-Means → NMI/ARI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Debugging und Sanity-Checks: sinkt der Loss, sind die Embeddings sinnvoll getrennt?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Minimale lauffähige Pipeline (MVP) liefert erste Clustering-Ergebnisse.</w:t>
      </w:r>
      <w:r>
        <w:rPr>
          <w:b/>
          <w:bCs/>
          <w:color w:val="2E75B6"/>
          <w:sz w:val="21"/>
          <w:szCs w:val="21"/>
        </w:rPr>
        <w:t xml:space="preserve">   ◆ Meilenstein M3</w:t>
      </w:r>
    </w:p>
    <w:p>
      <w:pPr>
        <w:pStyle w:val="Heading2"/>
      </w:pPr>
      <w:r>
        <w:t xml:space="preserve">Woche 5  ·  13.07.–19.07.2026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Benchmark vervollständigen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Weitere Augmentierungen ergänzen: Gaussian Noise, Feature Swapping/Shuffling, optional Zeroing oder Mixup</w:t>
      </w:r>
    </w:p>
    <w:p>
      <w:pPr>
        <w:pStyle w:val="ListParagraph"/>
        <w:numPr>
          <w:ilvl w:val="0"/>
          <w:numId w:val="2"/>
        </w:numPr>
        <w:spacing w:after="40"/>
        <w:rPr>
          <w:ins w:id="6003" w:author="Claude" w:date="2026-06-16T00:00:00Z"/>
          <w:sz w:val="21"/>
          <w:szCs w:val="21"/>
        </w:rPr>
      </w:pPr>
      <w:ins w:id="6103" w:author="Claude" w:date="2026-06-16T00:00:00Z">
        <w:r>
          <w:rPr>
            <w:sz w:val="21"/>
            <w:szCs w:val="21"/>
          </w:rPr>
          <w:t xml:space="preserve">No-Augmentation-Baseline hinzufügen: das kontrastive Modell mit Identity-Augmentierung trainieren (jede Zeile wird zweimal unverändert übergeben) — dies ist die theoretische obere Schranke für semantische Erhaltung; in allen Ergebnistabellen als „Identity“ kennzeichnen</w:t>
        </w:r>
      </w:ins>
    </w:p>
    <w:p>
      <w:pPr>
        <w:pStyle w:val="ListParagraph"/>
        <w:numPr>
          <w:ilvl w:val="0"/>
          <w:numId w:val="2"/>
        </w:numPr>
        <w:spacing w:after="40"/>
        <w:rPr>
          <w:ins w:id="6004" w:author="Claude" w:date="2026-06-16T00:00:00Z"/>
          <w:sz w:val="21"/>
          <w:szCs w:val="21"/>
        </w:rPr>
      </w:pPr>
      <w:ins w:id="6104" w:author="Claude" w:date="2026-06-16T00:00:00Z">
        <w:r>
          <w:rPr>
            <w:sz w:val="21"/>
            <w:szCs w:val="21"/>
          </w:rPr>
          <w:t xml:space="preserve">Feature-typ-bewusste Pipeline als vierte benannte Technik ergänzen: semantisch konservative Augmentierung unter Verwendung der Feature-Typ-Maske aus Woche 3; in allen Ergebnistabellen als „Type-Aware“ neben den drei Haupttechniken kennzeichnen</w:t>
        </w:r>
      </w:ins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Reproduzierbarkeit sicherstellen: feste Seeds, Konfigurationsdateien, Ergebnisse als CSV protokollieren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Code auf alle ausgewählten Datensätze ausweiten und aufräumen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Pufferzeit für Debugging einplanen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Git.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Vollständiger, reproduzierbarer Benchmark-Code.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C  ·  EXPERIMENTE &amp; SENSITIVITÄTSSTUDIEN</w:t>
      </w:r>
    </w:p>
    <w:p>
      <w:pPr>
        <w:pStyle w:val="Heading2"/>
      </w:pPr>
      <w:r>
        <w:t xml:space="preserve">Woche 6  ·  20.07.–26.07.2026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Hauptexperimente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Vollständige Experimente durchführen: alle Augmentierungen × alle Datensätze, je mehrere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Bei Bedarf Google Colab für GPU-Beschleunigung nutzen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Ergebnisse systematisch und nachvollziehbar ablegen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Google Colab.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Rohergebnisse aller Hauptkonfigurationen liegen vor.</w:t>
      </w:r>
    </w:p>
    <w:p>
      <w:pPr>
        <w:pStyle w:val="Heading2"/>
      </w:pPr>
      <w:r>
        <w:t xml:space="preserve">Woche 7  ·  27.07.–03.08.2026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Sensitivitätsstudien &amp; Failure Cases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Hyperparameter- und Sensitivitätsstudien: Masking-Rate, Augmentierungsstärke, Embedding-Dimension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Limitierungen und Failure Cases der Augmentierungstechniken gezielt untersuchen</w:t>
      </w:r>
    </w:p>
    <w:p>
      <w:pPr>
        <w:pStyle w:val="ListParagraph"/>
        <w:numPr>
          <w:ilvl w:val="0"/>
          <w:numId w:val="2"/>
        </w:numPr>
        <w:spacing w:after="40"/>
        <w:rPr>
          <w:ins w:id="6005" w:author="Claude" w:date="2026-06-16T00:00:00Z"/>
          <w:sz w:val="21"/>
          <w:szCs w:val="21"/>
        </w:rPr>
      </w:pPr>
      <w:ins w:id="6105" w:author="Claude" w:date="2026-06-16T00:00:00Z">
        <w:r>
          <w:rPr>
            <w:sz w:val="21"/>
            <w:szCs w:val="21"/>
          </w:rPr>
          <w:t xml:space="preserve">Stratifizierte Ergebnistabellen erstellen: NMI und ARI nach Datensatz-Taxonomie aufschlüsseln (z. B. Datensätze mit &gt;50 % kategorischen Features vs. überwiegend numerische) — so wird die Frage nach der semantischen Erhaltung zur prüfbaren, klar strukturierten Hypothese</w:t>
        </w:r>
      </w:ins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Ergebnisse in Tabellen und Abbildungen aufbereiten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Betreuer-Termin: Ergebnisse besprechen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matplotlib.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Vollständige Experimentergebnisse inkl. Plots und Tabellen.</w:t>
      </w:r>
      <w:r>
        <w:rPr>
          <w:b/>
          <w:bCs/>
          <w:color w:val="2E75B6"/>
          <w:sz w:val="21"/>
          <w:szCs w:val="21"/>
        </w:rPr>
        <w:t xml:space="preserve">   ◆ Meilenstein M4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D  ·  AUSWERTUNG &amp; SCHREIBEN</w:t>
      </w:r>
    </w:p>
    <w:p>
      <w:pPr>
        <w:pStyle w:val="Heading2"/>
      </w:pPr>
      <w:r>
        <w:t xml:space="preserve">Woche 8  ·  03.08.–09.08.2026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Auswertung &amp; Kernkapitel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Ergebnisse analysieren: welche Augmentierung verbessert oder verschlechtert das Clustering — und mögliche Erklärungen</w:t>
      </w:r>
    </w:p>
    <w:p>
      <w:pPr>
        <w:pStyle w:val="ListParagraph"/>
        <w:numPr>
          <w:ilvl w:val="0"/>
          <w:numId w:val="2"/>
        </w:numPr>
        <w:spacing w:after="40"/>
        <w:rPr>
          <w:ins w:id="6006" w:author="Claude" w:date="2026-06-16T00:00:00Z"/>
          <w:sz w:val="21"/>
          <w:szCs w:val="21"/>
        </w:rPr>
      </w:pPr>
      <w:ins w:id="6106" w:author="Claude" w:date="2026-06-16T00:00:00Z">
        <w:r>
          <w:rPr>
            <w:sz w:val="21"/>
            <w:szCs w:val="21"/>
          </w:rPr>
          <w:t xml:space="preserve">Stratifizierte Ergebnisse auswerten: Übertrifft die No-Augmentation-Baseline augmentierte Varianten bei Datensätzen mit hohem kategorischen Anteil? Verbessert die Type-Aware-Pipeline das Clustering dort? Befunde je Taxonomie-Stratum berichten</w:t>
        </w:r>
      </w:ins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Kapitel „Methodik“ schreiben (LaTeX)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Kapitel „Experimente &amp; Ergebnisse“ schreiben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LaTeX, matplotlib.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Auswertung abgeschlossen; Methodik- und Ergebniskapitel im Entwurf.</w:t>
      </w:r>
    </w:p>
    <w:p>
      <w:pPr>
        <w:pStyle w:val="Heading2"/>
      </w:pPr>
      <w:r>
        <w:t xml:space="preserve">Woche 9  ·  10.08.–17.08.2026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Diskussion &amp; vollständiger Erstentwurf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Kapitel „Diskussion“ schreiben: Interpretation, Einordnung, Limitierungen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Einleitung, Related Work (finalisieren), Fazit &amp; Ausblick sowie Abstract schreiben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Gesamtdokument zusammenführen und an den Betreuer übergeben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Vollständiger Erstentwurf an den Betreuer übergeben.</w:t>
      </w:r>
      <w:r>
        <w:rPr>
          <w:b/>
          <w:bCs/>
          <w:color w:val="2E75B6"/>
          <w:sz w:val="21"/>
          <w:szCs w:val="21"/>
        </w:rPr>
        <w:t xml:space="preserve">   ◆ Meilenstein M5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E  ·  ÜBERARBEITUNG &amp; ABGABE</w:t>
      </w:r>
    </w:p>
    <w:p>
      <w:pPr>
        <w:pStyle w:val="Heading2"/>
      </w:pPr>
      <w:r>
        <w:t xml:space="preserve">Woche 10  ·  17.08.–25.08.2026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Überarbeitung &amp; Abgabe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Betreuer-Feedback einarbeiten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Korrekturlesen: Sprache, Konsistenz, roter Faden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LaTeX-Feinschliff: Formatierung, Referenzen mit biber, Verzeichnisse, Qualität der Abbildungen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Eigenständigkeitserklärung, finale Checks, Abgabeformat prüfen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Puffer für Unvorhergesehenes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Abgabe der Bachelorarbeit — spätestens Montag, 25.08.2026.</w:t>
      </w:r>
      <w:r>
        <w:rPr>
          <w:b/>
          <w:bCs/>
          <w:color w:val="2E75B6"/>
          <w:sz w:val="21"/>
          <w:szCs w:val="21"/>
        </w:rPr>
        <w:t xml:space="preserve">   ◆ Meilenstein M6</w:t>
      </w:r>
    </w:p>
    <w:p>
      <w:pPr>
        <w:pStyle w:val="Heading1"/>
        <w:pageBreakBefore/>
      </w:pPr>
      <w:r>
        <w:t xml:space="preserve">5  Meilensteine</w:t>
      </w:r>
    </w:p>
    <w:p>
      <w:pPr>
        <w:spacing w:after="120"/>
        <w:jc w:val="both"/>
      </w:pPr>
      <w:r>
        <w:rPr>
          <w:sz w:val="21"/>
          <w:szCs w:val="21"/>
        </w:rPr>
        <w:t xml:space="preserve">Sechs Meilensteine machen den Fortschritt überprüfbar. Wird ein Meilenstein deutlich verfehlt, ist das ein klares Signal, mit dem Betreuer über eine Anpassung des Scope zu sprechen.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560"/>
        <w:gridCol w:w="1240"/>
        <w:gridCol w:w="5466"/>
      </w:tblGrid>
      <w:tr>
        <w:trPr>
          <w:cantSplit/>
          <w:tblHeader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M1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1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22.06.2026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PyTorch-Grundkompetenz gefestigt; fundierter Literaturüberblick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M2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2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29.06.2026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Methode und Datensätze fixiert; Related-Work-Rohentwurf; Scope mit Betreuer abgestimmt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M3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4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13.07.2026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Minimale End-to-End-Pipeline (MVP) liefert erste Clustering-Ergebnisse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M4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7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03.08.2026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Vollständige Experimentergebnisse inkl. Sensitivitätsstudien, Tabellen und Abbildungen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M5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9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17.08.2026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Vollständiger Erstentwurf an den Betreuer übergeben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M6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10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25.08.2026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Abgabe der Bachelorarbeit (spätester Termin)</w:t>
            </w:r>
          </w:p>
        </w:tc>
      </w:tr>
    </w:tbl>
    <w:p>
      <w:pPr>
        <w:pStyle w:val="Heading1"/>
      </w:pPr>
      <w:r>
        <w:t xml:space="preserve">6  Empfehlungen &amp; Risikohinweise</w:t>
      </w:r>
    </w:p>
    <w:p>
      <w:pPr>
        <w:spacing w:after="120"/>
        <w:jc w:val="both"/>
      </w:pPr>
      <w:r>
        <w:rPr>
          <w:sz w:val="21"/>
          <w:szCs w:val="21"/>
        </w:rPr>
        <w:t xml:space="preserve">Zehn Wochen sind für ein Deep-Learning-Thema bei Teilzeit knapp bemessen. Der Plan ist machbar — vorausgesetzt, die Vorbereitungsphase wird konsequent genutzt, der Scope bleibt eng und die Pipeline läuft früh. Die folgenden Punkte senken das Risiko spürbar.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Vorbereitungsphase ernst nehmen: Sie ist der Schlüssel, damit die zehn offiziellen Wochen reichen. Wer am 16. Juni noch numpy lernt, verliert wertvolle Zeit.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Colab für die Experimente nutzen: kostenlose GPU, kein lokaler Hardware-Aufwand, schnelleres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Backbone bewusst einfach halten: Ein MLP-Encoder mit contrastive Pretraining plus k-Means genügt für die Forschungsfrage. Keine komplexe SOTA-Joint-Methode — das spart Wochen.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MVP zuerst: Erst einen Datensatz und eine Augmentierung komplett durchspielen, dann ausweiten. So zeigt sich früh, ob die Pipeline trägt.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Parallel schreiben: Related Work bereits in Woche 2, Methodik direkt nach der Implementierung. Bei nur zehn Wochen ist verteiltes Schreiben entscheidend.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 regelmäßig einbinden: feste Termine am Ende von Woche 2 und Woche 7; bei Unsicherheiten lieber früher fragen.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Notfallplan Scope-Reduktion: Wird es eng, lieber 2 statt 4 Datensätze oder 3 statt 5 Augmentierungen. Eine saubere, gut analysierte kleinere Studie ist mehr wert als eine unfertige große.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Git von Tag 1: jeden Arbeitsstand committen — das schützt vor Datenverlust und dokumentiert den Fortschritt.</w:t>
      </w:r>
    </w:p>
    <w:p>
      <w:pPr>
        <w:pBdr>
          <w:left w:val="single" w:color="2E75B6" w:sz="18" w:space="8"/>
        </w:pBdr>
        <w:shd w:fill="DCE6F2" w:val="clear"/>
        <w:spacing w:after="80" w:before="160"/>
      </w:pPr>
      <w:r>
        <w:rPr>
          <w:b/>
          <w:bCs/>
          <w:color w:val="1F3864"/>
          <w:sz w:val="21"/>
          <w:szCs w:val="21"/>
        </w:rPr>
        <w:t xml:space="preserve">Wo liegen die Puffer? </w:t>
      </w:r>
      <w:r>
        <w:rPr>
          <w:sz w:val="21"/>
          <w:szCs w:val="21"/>
        </w:rPr>
        <w:t xml:space="preserve"> Die größten Reserven stecken in Woche 5 (Debugging) und Woche 10 (Abgabe). Dieser Plan ist enger als ein 12-Wochen-Plan — gerät er in Verzug, ist die Scope-Reduktion das wichtigste Steuerungsinstrument.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von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Zeitplan Bachelorarbeit · Hai Nguyen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2026-05-22T08:38:45.220Z</dcterms:created>
  <dcterms:modified xsi:type="dcterms:W3CDTF">2026-05-22T08:38:45.227Z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